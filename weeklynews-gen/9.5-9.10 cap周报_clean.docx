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CB6F" w14:textId="0C166359" w:rsidR="0039585F" w:rsidRPr="00C8429A" w:rsidRDefault="004E41DA">
      <w:pPr>
        <w:spacing w:line="360" w:lineRule="auto"/>
        <w:rPr>
          <w:rFonts w:ascii="Times New Roman" w:eastAsia="宋体" w:hAnsi="Times New Roman" w:cs="Times New Roman"/>
          <w:b/>
          <w:bCs/>
          <w:color w:val="00B050"/>
          <w:sz w:val="44"/>
          <w:szCs w:val="44"/>
        </w:rPr>
      </w:pPr>
      <w:bookmarkStart w:id="0" w:name="OLE_LINK22"/>
      <w:bookmarkStart w:id="1" w:name="OLE_LINK34"/>
      <w:bookmarkStart w:id="2" w:name="OLE_LINK6"/>
      <w:r w:rsidRPr="00C8429A">
        <w:rPr>
          <w:rFonts w:ascii="Times New Roman" w:eastAsia="宋体" w:hAnsi="Times New Roman" w:cs="Times New Roman"/>
          <w:b/>
          <w:bCs/>
          <w:color w:val="00B050"/>
          <w:sz w:val="44"/>
          <w:szCs w:val="44"/>
        </w:rPr>
        <w:t>CAP</w:t>
      </w:r>
      <w:r w:rsidRPr="00C8429A">
        <w:rPr>
          <w:rFonts w:ascii="Times New Roman" w:eastAsia="宋体" w:hAnsi="Times New Roman" w:cs="Times New Roman"/>
          <w:b/>
          <w:bCs/>
          <w:color w:val="00B050"/>
          <w:sz w:val="44"/>
          <w:szCs w:val="44"/>
        </w:rPr>
        <w:t>一周碳点</w:t>
      </w:r>
      <w:r w:rsidRPr="00C8429A">
        <w:rPr>
          <w:rFonts w:ascii="Times New Roman" w:eastAsia="宋体" w:hAnsi="Times New Roman" w:cs="Times New Roman"/>
          <w:b/>
          <w:bCs/>
          <w:color w:val="00B050"/>
          <w:sz w:val="44"/>
          <w:szCs w:val="44"/>
        </w:rPr>
        <w:t xml:space="preserve"> |</w:t>
      </w:r>
      <w:bookmarkEnd w:id="0"/>
      <w:r w:rsidR="006C251A">
        <w:rPr>
          <w:rFonts w:ascii="Times New Roman" w:eastAsia="宋体" w:hAnsi="Times New Roman" w:cs="Times New Roman" w:hint="eastAsia"/>
          <w:b/>
          <w:bCs/>
          <w:color w:val="00B050"/>
          <w:sz w:val="44"/>
          <w:szCs w:val="44"/>
        </w:rPr>
        <w:t xml:space="preserve"> </w:t>
      </w:r>
      <w:r w:rsidR="006C251A" w:rsidRPr="006C251A">
        <w:rPr>
          <w:rFonts w:ascii="Times New Roman" w:eastAsia="宋体" w:hAnsi="Times New Roman" w:cs="Times New Roman"/>
          <w:b/>
          <w:bCs/>
          <w:color w:val="00B050"/>
          <w:sz w:val="44"/>
          <w:szCs w:val="44"/>
        </w:rPr>
        <w:t>数字化绿色化协同转型方案发布</w:t>
      </w:r>
      <w:r w:rsidR="006C251A">
        <w:rPr>
          <w:rFonts w:ascii="Times New Roman" w:eastAsia="宋体" w:hAnsi="Times New Roman" w:cs="Times New Roman" w:hint="eastAsia"/>
          <w:b/>
          <w:bCs/>
          <w:color w:val="00B050"/>
          <w:sz w:val="44"/>
          <w:szCs w:val="44"/>
        </w:rPr>
        <w:t>；</w:t>
      </w:r>
      <w:r w:rsidR="006F0812" w:rsidRPr="006F0812">
        <w:rPr>
          <w:rFonts w:ascii="Times New Roman" w:eastAsia="宋体" w:hAnsi="Times New Roman" w:cs="Times New Roman"/>
          <w:b/>
          <w:bCs/>
          <w:color w:val="00B050"/>
          <w:sz w:val="44"/>
          <w:szCs w:val="44"/>
        </w:rPr>
        <w:t>信息通信行业</w:t>
      </w:r>
      <w:r w:rsidR="006F0812" w:rsidRPr="006F0812">
        <w:rPr>
          <w:rFonts w:ascii="Times New Roman" w:eastAsia="宋体" w:hAnsi="Times New Roman" w:cs="Times New Roman"/>
          <w:b/>
          <w:bCs/>
          <w:color w:val="00B050"/>
          <w:sz w:val="44"/>
          <w:szCs w:val="44"/>
        </w:rPr>
        <w:t>“</w:t>
      </w:r>
      <w:r w:rsidR="006F0812" w:rsidRPr="006F0812">
        <w:rPr>
          <w:rFonts w:ascii="Times New Roman" w:eastAsia="宋体" w:hAnsi="Times New Roman" w:cs="Times New Roman"/>
          <w:b/>
          <w:bCs/>
          <w:color w:val="00B050"/>
          <w:sz w:val="44"/>
          <w:szCs w:val="44"/>
        </w:rPr>
        <w:t>十五五</w:t>
      </w:r>
      <w:r w:rsidR="006F0812" w:rsidRPr="006F0812">
        <w:rPr>
          <w:rFonts w:ascii="Times New Roman" w:eastAsia="宋体" w:hAnsi="Times New Roman" w:cs="Times New Roman"/>
          <w:b/>
          <w:bCs/>
          <w:color w:val="00B050"/>
          <w:sz w:val="44"/>
          <w:szCs w:val="44"/>
        </w:rPr>
        <w:t>”</w:t>
      </w:r>
      <w:r w:rsidR="006F0812" w:rsidRPr="006F0812">
        <w:rPr>
          <w:rFonts w:ascii="Times New Roman" w:eastAsia="宋体" w:hAnsi="Times New Roman" w:cs="Times New Roman"/>
          <w:b/>
          <w:bCs/>
          <w:color w:val="00B050"/>
          <w:sz w:val="44"/>
          <w:szCs w:val="44"/>
        </w:rPr>
        <w:t>规划部署绿色低碳算力，推进算电协同和绿电溯源</w:t>
      </w:r>
    </w:p>
    <w:p w14:paraId="68C7FD68" w14:textId="77777777" w:rsidR="00682EB3" w:rsidRPr="00C8429A" w:rsidRDefault="00682EB3">
      <w:pPr>
        <w:spacing w:line="360" w:lineRule="auto"/>
        <w:rPr>
          <w:rFonts w:ascii="Times New Roman" w:eastAsia="宋体" w:hAnsi="Times New Roman" w:cs="Times New Roman"/>
          <w:b/>
          <w:bCs/>
          <w:color w:val="00B050"/>
          <w:sz w:val="44"/>
          <w:szCs w:val="44"/>
        </w:rPr>
      </w:pPr>
    </w:p>
    <w:p w14:paraId="4E9C66EC" w14:textId="35EEB35E" w:rsidR="00EB18BC" w:rsidRPr="00EB18BC" w:rsidRDefault="00EB18BC">
      <w:pPr>
        <w:spacing w:line="360" w:lineRule="auto"/>
        <w:rPr>
          <w:rFonts w:ascii="Times New Roman" w:eastAsia="宋体" w:hAnsi="Times New Roman" w:cs="Times New Roman" w:hint="eastAsia"/>
          <w:b/>
          <w:bCs/>
          <w:color w:val="4874CB" w:themeColor="accent1"/>
          <w:sz w:val="32"/>
          <w:szCs w:val="32"/>
          <w:rPrChange w:id="3" w:author="尹宇" w:date="2026-09-12T20:46:00Z" w16du:dateUtc="2026-09-12T12:46:00Z">
            <w:rPr>
              <w:rFonts w:ascii="Times New Roman" w:eastAsia="宋体" w:hAnsi="Times New Roman" w:cs="Times New Roman" w:hint="eastAsia"/>
              <w:b/>
              <w:bCs/>
              <w:color w:val="2D53A0" w:themeColor="accent1" w:themeShade="BF"/>
              <w:sz w:val="24"/>
            </w:rPr>
          </w:rPrChange>
        </w:rPr>
      </w:pPr>
      <w:bookmarkStart w:id="4" w:name="OLE_LINK1"/>
      <w:bookmarkEnd w:id="1"/>
      <w:ins w:id="5" w:author="尹宇" w:date="2026-09-12T20:46:00Z" w16du:dateUtc="2026-09-12T12:46:00Z">
        <w:r>
          <w:rPr>
            <w:rFonts w:ascii="Times New Roman" w:eastAsia="宋体" w:hAnsi="Times New Roman" w:cs="Times New Roman" w:hint="eastAsia"/>
            <w:b/>
            <w:bCs/>
            <w:color w:val="4874CB" w:themeColor="accent1"/>
            <w:sz w:val="32"/>
            <w:szCs w:val="32"/>
          </w:rPr>
          <w:t>（</w:t>
        </w:r>
      </w:ins>
      <w:r w:rsidR="00851153" w:rsidRPr="00C8429A">
        <w:rPr>
          <w:rFonts w:ascii="Times New Roman" w:eastAsia="宋体" w:hAnsi="Times New Roman" w:cs="Times New Roman"/>
          <w:b/>
          <w:bCs/>
          <w:color w:val="4874CB" w:themeColor="accent1"/>
          <w:sz w:val="32"/>
          <w:szCs w:val="32"/>
        </w:rPr>
        <w:t>本周头条</w:t>
      </w:r>
      <w:ins w:id="6" w:author="尹宇" w:date="2026-09-12T20:46:00Z" w16du:dateUtc="2026-09-12T12:46:00Z">
        <w:r>
          <w:rPr>
            <w:rFonts w:ascii="Times New Roman" w:eastAsia="宋体" w:hAnsi="Times New Roman" w:cs="Times New Roman" w:hint="eastAsia"/>
            <w:b/>
            <w:bCs/>
            <w:color w:val="4874CB" w:themeColor="accent1"/>
            <w:sz w:val="32"/>
            <w:szCs w:val="32"/>
          </w:rPr>
          <w:t>）</w:t>
        </w:r>
      </w:ins>
    </w:p>
    <w:p w14:paraId="4BD0F7A7" w14:textId="77777777" w:rsidR="003167D9" w:rsidRPr="00A06D19" w:rsidRDefault="003167D9" w:rsidP="003167D9">
      <w:pPr>
        <w:spacing w:line="360" w:lineRule="auto"/>
        <w:rPr>
          <w:rFonts w:ascii="Times New Roman" w:eastAsia="宋体" w:hAnsi="Times New Roman" w:cs="Times New Roman"/>
          <w:color w:val="00B0F0"/>
          <w:sz w:val="24"/>
        </w:rPr>
      </w:pPr>
      <w:bookmarkStart w:id="7" w:name="OLE_LINK60"/>
      <w:bookmarkStart w:id="8" w:name="OLE_LINK55"/>
      <w:bookmarkEnd w:id="4"/>
      <w:r w:rsidRPr="00A06D19">
        <w:rPr>
          <w:rFonts w:ascii="Times New Roman" w:eastAsia="宋体" w:hAnsi="Times New Roman" w:cs="Times New Roman"/>
          <w:b/>
          <w:bCs/>
          <w:color w:val="00B0F0"/>
          <w:sz w:val="24"/>
        </w:rPr>
        <w:t>数字化绿色化协同转型方案发布，提出提升算力设施、</w:t>
      </w:r>
      <w:r w:rsidRPr="00A06D19">
        <w:rPr>
          <w:rFonts w:ascii="Times New Roman" w:eastAsia="宋体" w:hAnsi="Times New Roman" w:cs="Times New Roman"/>
          <w:b/>
          <w:bCs/>
          <w:color w:val="00B0F0"/>
          <w:sz w:val="24"/>
        </w:rPr>
        <w:t>5G</w:t>
      </w:r>
      <w:r w:rsidRPr="00A06D19">
        <w:rPr>
          <w:rFonts w:ascii="Times New Roman" w:eastAsia="宋体" w:hAnsi="Times New Roman" w:cs="Times New Roman"/>
          <w:b/>
          <w:bCs/>
          <w:color w:val="00B0F0"/>
          <w:sz w:val="24"/>
        </w:rPr>
        <w:t>基站等新兴领域用能效率</w:t>
      </w:r>
    </w:p>
    <w:bookmarkEnd w:id="7"/>
    <w:p w14:paraId="2AB9B090" w14:textId="1DDE0A8F" w:rsidR="003167D9" w:rsidRPr="00A06D19" w:rsidRDefault="003167D9" w:rsidP="003167D9">
      <w:pPr>
        <w:spacing w:line="360" w:lineRule="auto"/>
        <w:rPr>
          <w:rFonts w:ascii="Times New Roman" w:eastAsia="宋体" w:hAnsi="Times New Roman" w:cs="Times New Roman"/>
          <w:color w:val="EE0000"/>
          <w:sz w:val="24"/>
        </w:rPr>
      </w:pPr>
      <w:r w:rsidRPr="00A06D19">
        <w:rPr>
          <w:rFonts w:ascii="Times New Roman" w:eastAsia="宋体" w:hAnsi="Times New Roman" w:cs="Times New Roman"/>
          <w:b/>
          <w:bCs/>
          <w:color w:val="EE0000"/>
          <w:sz w:val="24"/>
        </w:rPr>
        <w:t>#</w:t>
      </w:r>
      <w:r w:rsidRPr="00A06D19">
        <w:rPr>
          <w:rFonts w:ascii="Times New Roman" w:eastAsia="宋体" w:hAnsi="Times New Roman" w:cs="Times New Roman"/>
          <w:b/>
          <w:bCs/>
          <w:color w:val="EE0000"/>
          <w:sz w:val="24"/>
        </w:rPr>
        <w:t>绿色算力</w:t>
      </w:r>
      <w:r w:rsidRPr="00A06D19">
        <w:rPr>
          <w:rFonts w:ascii="Times New Roman" w:eastAsia="宋体" w:hAnsi="Times New Roman" w:cs="Times New Roman"/>
          <w:b/>
          <w:bCs/>
          <w:color w:val="EE0000"/>
          <w:sz w:val="24"/>
        </w:rPr>
        <w:t xml:space="preserve"> #</w:t>
      </w:r>
      <w:r w:rsidR="00665D44">
        <w:rPr>
          <w:rFonts w:ascii="Times New Roman" w:eastAsia="宋体" w:hAnsi="Times New Roman" w:cs="Times New Roman" w:hint="eastAsia"/>
          <w:b/>
          <w:bCs/>
          <w:color w:val="EE0000"/>
          <w:sz w:val="24"/>
        </w:rPr>
        <w:t>数字化</w:t>
      </w:r>
      <w:r w:rsidRPr="00A06D19">
        <w:rPr>
          <w:rFonts w:ascii="Times New Roman" w:eastAsia="宋体" w:hAnsi="Times New Roman" w:cs="Times New Roman"/>
          <w:b/>
          <w:bCs/>
          <w:color w:val="EE0000"/>
          <w:sz w:val="24"/>
        </w:rPr>
        <w:t>碳管理</w:t>
      </w:r>
    </w:p>
    <w:p w14:paraId="30B7578F" w14:textId="77777777" w:rsidR="003167D9" w:rsidRPr="008A3DC1" w:rsidRDefault="003167D9" w:rsidP="003167D9">
      <w:pPr>
        <w:spacing w:line="360" w:lineRule="auto"/>
        <w:ind w:firstLineChars="200" w:firstLine="480"/>
        <w:rPr>
          <w:rFonts w:ascii="Times New Roman" w:eastAsia="宋体" w:hAnsi="Times New Roman" w:cs="Times New Roman"/>
          <w:color w:val="000000" w:themeColor="text1"/>
          <w:sz w:val="24"/>
        </w:rPr>
      </w:pPr>
      <w:r w:rsidRPr="008A3DC1">
        <w:rPr>
          <w:rFonts w:ascii="Times New Roman" w:eastAsia="宋体" w:hAnsi="Times New Roman" w:cs="Times New Roman"/>
          <w:color w:val="000000" w:themeColor="text1"/>
          <w:sz w:val="24"/>
        </w:rPr>
        <w:t>《促进数字化绿色化协同转型发展实施方案（</w:t>
      </w:r>
      <w:r w:rsidRPr="008A3DC1">
        <w:rPr>
          <w:rFonts w:ascii="Times New Roman" w:eastAsia="宋体" w:hAnsi="Times New Roman" w:cs="Times New Roman"/>
          <w:color w:val="000000" w:themeColor="text1"/>
          <w:sz w:val="24"/>
        </w:rPr>
        <w:t>2026—2030</w:t>
      </w:r>
      <w:r w:rsidRPr="008A3DC1">
        <w:rPr>
          <w:rFonts w:ascii="Times New Roman" w:eastAsia="宋体" w:hAnsi="Times New Roman" w:cs="Times New Roman"/>
          <w:color w:val="000000" w:themeColor="text1"/>
          <w:sz w:val="24"/>
        </w:rPr>
        <w:t>年）》发布，提出推动数智技术与绿色技术融合创新。</w:t>
      </w:r>
      <w:r w:rsidRPr="00E267CA">
        <w:rPr>
          <w:rFonts w:ascii="Times New Roman" w:eastAsia="宋体" w:hAnsi="Times New Roman" w:cs="Times New Roman"/>
          <w:b/>
          <w:bCs/>
          <w:color w:val="000000" w:themeColor="text1"/>
          <w:sz w:val="24"/>
        </w:rPr>
        <w:t>到</w:t>
      </w:r>
      <w:r w:rsidRPr="00E267CA">
        <w:rPr>
          <w:rFonts w:ascii="Times New Roman" w:eastAsia="宋体" w:hAnsi="Times New Roman" w:cs="Times New Roman"/>
          <w:b/>
          <w:bCs/>
          <w:color w:val="000000" w:themeColor="text1"/>
          <w:sz w:val="24"/>
        </w:rPr>
        <w:t>2030</w:t>
      </w:r>
      <w:r w:rsidRPr="00E267CA">
        <w:rPr>
          <w:rFonts w:ascii="Times New Roman" w:eastAsia="宋体" w:hAnsi="Times New Roman" w:cs="Times New Roman"/>
          <w:b/>
          <w:bCs/>
          <w:color w:val="000000" w:themeColor="text1"/>
          <w:sz w:val="24"/>
        </w:rPr>
        <w:t>年，人工智能深度赋能绿色低碳技术创新和产业发展，算力设施、</w:t>
      </w:r>
      <w:r w:rsidRPr="00E267CA">
        <w:rPr>
          <w:rFonts w:ascii="Times New Roman" w:eastAsia="宋体" w:hAnsi="Times New Roman" w:cs="Times New Roman"/>
          <w:b/>
          <w:bCs/>
          <w:color w:val="000000" w:themeColor="text1"/>
          <w:sz w:val="24"/>
        </w:rPr>
        <w:t>5G</w:t>
      </w:r>
      <w:r w:rsidRPr="00E267CA">
        <w:rPr>
          <w:rFonts w:ascii="Times New Roman" w:eastAsia="宋体" w:hAnsi="Times New Roman" w:cs="Times New Roman"/>
          <w:b/>
          <w:bCs/>
          <w:color w:val="000000" w:themeColor="text1"/>
          <w:sz w:val="24"/>
        </w:rPr>
        <w:t>基站等新兴领域用能效率大幅提升，算力设施等重点领域可再生能源电力消费水平达到所在省份可再生能源电力消纳责任权重水平。</w:t>
      </w:r>
      <w:r w:rsidRPr="00E267CA">
        <w:rPr>
          <w:rFonts w:ascii="Times New Roman" w:eastAsia="宋体" w:hAnsi="Times New Roman" w:cs="Times New Roman"/>
          <w:color w:val="000000" w:themeColor="text1"/>
          <w:sz w:val="24"/>
        </w:rPr>
        <w:t>方案还部署绿色算力、制造业双化协同、生态环境智能化治理和数字化碳管理等任务，提出建立重点行业</w:t>
      </w:r>
      <w:r w:rsidRPr="00E267CA">
        <w:rPr>
          <w:rFonts w:ascii="Times New Roman" w:eastAsia="宋体" w:hAnsi="Times New Roman" w:cs="Times New Roman"/>
          <w:color w:val="000000" w:themeColor="text1"/>
          <w:sz w:val="24"/>
        </w:rPr>
        <w:t>“</w:t>
      </w:r>
      <w:r w:rsidRPr="00E267CA">
        <w:rPr>
          <w:rFonts w:ascii="Times New Roman" w:eastAsia="宋体" w:hAnsi="Times New Roman" w:cs="Times New Roman"/>
          <w:color w:val="000000" w:themeColor="text1"/>
          <w:sz w:val="24"/>
        </w:rPr>
        <w:t>碳</w:t>
      </w:r>
      <w:r w:rsidRPr="00E267CA">
        <w:rPr>
          <w:rFonts w:ascii="Times New Roman" w:eastAsia="宋体" w:hAnsi="Times New Roman" w:cs="Times New Roman"/>
          <w:color w:val="000000" w:themeColor="text1"/>
          <w:sz w:val="24"/>
        </w:rPr>
        <w:t>—</w:t>
      </w:r>
      <w:r w:rsidRPr="00E267CA">
        <w:rPr>
          <w:rFonts w:ascii="Times New Roman" w:eastAsia="宋体" w:hAnsi="Times New Roman" w:cs="Times New Roman"/>
          <w:color w:val="000000" w:themeColor="text1"/>
          <w:sz w:val="24"/>
        </w:rPr>
        <w:t>污</w:t>
      </w:r>
      <w:r w:rsidRPr="00E267CA">
        <w:rPr>
          <w:rFonts w:ascii="Times New Roman" w:eastAsia="宋体" w:hAnsi="Times New Roman" w:cs="Times New Roman"/>
          <w:color w:val="000000" w:themeColor="text1"/>
          <w:sz w:val="24"/>
        </w:rPr>
        <w:t>—</w:t>
      </w:r>
      <w:r w:rsidRPr="00E267CA">
        <w:rPr>
          <w:rFonts w:ascii="Times New Roman" w:eastAsia="宋体" w:hAnsi="Times New Roman" w:cs="Times New Roman"/>
          <w:color w:val="000000" w:themeColor="text1"/>
          <w:sz w:val="24"/>
        </w:rPr>
        <w:t>能</w:t>
      </w:r>
      <w:r w:rsidRPr="00E267CA">
        <w:rPr>
          <w:rFonts w:ascii="Times New Roman" w:eastAsia="宋体" w:hAnsi="Times New Roman" w:cs="Times New Roman"/>
          <w:color w:val="000000" w:themeColor="text1"/>
          <w:sz w:val="24"/>
        </w:rPr>
        <w:t>”</w:t>
      </w:r>
      <w:r w:rsidRPr="00E267CA">
        <w:rPr>
          <w:rFonts w:ascii="Times New Roman" w:eastAsia="宋体" w:hAnsi="Times New Roman" w:cs="Times New Roman"/>
          <w:color w:val="000000" w:themeColor="text1"/>
          <w:sz w:val="24"/>
        </w:rPr>
        <w:t>协同管控平台。</w:t>
      </w:r>
      <w:r w:rsidRPr="008A3DC1">
        <w:rPr>
          <w:rFonts w:ascii="Times New Roman" w:eastAsia="宋体" w:hAnsi="Times New Roman" w:cs="Times New Roman"/>
          <w:color w:val="000000" w:themeColor="text1"/>
          <w:sz w:val="24"/>
        </w:rPr>
        <w:t>详情</w:t>
      </w:r>
      <w:r w:rsidRPr="008A3DC1">
        <w:rPr>
          <w:rFonts w:ascii="Times New Roman" w:eastAsia="宋体" w:hAnsi="Times New Roman" w:cs="Times New Roman"/>
          <w:color w:val="000000" w:themeColor="text1"/>
          <w:sz w:val="24"/>
        </w:rPr>
        <w:t>&gt;&gt;</w:t>
      </w:r>
    </w:p>
    <w:p w14:paraId="04A6DB39" w14:textId="77777777" w:rsidR="003167D9" w:rsidRDefault="003167D9" w:rsidP="003167D9">
      <w:pPr>
        <w:spacing w:line="360" w:lineRule="auto"/>
        <w:rPr>
          <w:rFonts w:ascii="Times New Roman" w:eastAsia="宋体" w:hAnsi="Times New Roman" w:cs="Times New Roman"/>
          <w:color w:val="000000" w:themeColor="text1"/>
          <w:sz w:val="24"/>
        </w:rPr>
      </w:pPr>
      <w:hyperlink r:id="rId6" w:history="1">
        <w:r w:rsidRPr="0088013B">
          <w:rPr>
            <w:rFonts w:ascii="Times New Roman" w:eastAsia="宋体" w:hAnsi="Times New Roman" w:cs="Times New Roman"/>
            <w:sz w:val="24"/>
          </w:rPr>
          <w:t>https://www.cac.gov.cn/2026-09/04/c_1790271981772781.htm</w:t>
        </w:r>
      </w:hyperlink>
    </w:p>
    <w:p w14:paraId="1034DE1F" w14:textId="77777777" w:rsidR="003167D9" w:rsidRDefault="003167D9" w:rsidP="003167D9">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政府链接，排版需注意</w:t>
      </w:r>
      <w:r>
        <w:rPr>
          <w:rFonts w:ascii="Times New Roman" w:eastAsia="宋体" w:hAnsi="Times New Roman" w:cs="Times New Roman" w:hint="eastAsia"/>
          <w:color w:val="000000" w:themeColor="text1"/>
          <w:sz w:val="24"/>
        </w:rPr>
        <w:t>]</w:t>
      </w:r>
    </w:p>
    <w:p w14:paraId="68E1F81E" w14:textId="77777777" w:rsidR="00A53D11" w:rsidRPr="003167D9" w:rsidRDefault="00A53D11" w:rsidP="00A53D11">
      <w:pPr>
        <w:spacing w:line="360" w:lineRule="auto"/>
        <w:rPr>
          <w:rFonts w:ascii="Times New Roman" w:eastAsia="宋体" w:hAnsi="Times New Roman" w:cs="Times New Roman"/>
          <w:sz w:val="24"/>
        </w:rPr>
      </w:pPr>
    </w:p>
    <w:p w14:paraId="217B31BE" w14:textId="147EA0AF" w:rsidR="00F14935" w:rsidRDefault="00851153" w:rsidP="00042943">
      <w:pPr>
        <w:spacing w:line="360" w:lineRule="auto"/>
        <w:rPr>
          <w:rFonts w:ascii="Times New Roman" w:eastAsia="宋体" w:hAnsi="Times New Roman" w:cs="Times New Roman"/>
          <w:color w:val="000000" w:themeColor="text1"/>
          <w:sz w:val="24"/>
        </w:rPr>
      </w:pPr>
      <w:r w:rsidRPr="00C8429A">
        <w:rPr>
          <w:rFonts w:ascii="Times New Roman" w:eastAsia="宋体" w:hAnsi="Times New Roman" w:cs="Times New Roman"/>
          <w:b/>
          <w:bCs/>
          <w:color w:val="4874CB" w:themeColor="accent1"/>
          <w:sz w:val="32"/>
          <w:szCs w:val="32"/>
        </w:rPr>
        <w:t>(</w:t>
      </w:r>
      <w:r w:rsidRPr="00C8429A">
        <w:rPr>
          <w:rFonts w:ascii="Times New Roman" w:eastAsia="宋体" w:hAnsi="Times New Roman" w:cs="Times New Roman"/>
          <w:b/>
          <w:bCs/>
          <w:color w:val="4874CB" w:themeColor="accent1"/>
          <w:sz w:val="32"/>
          <w:szCs w:val="32"/>
        </w:rPr>
        <w:t>全国</w:t>
      </w:r>
      <w:r w:rsidRPr="00C8429A">
        <w:rPr>
          <w:rFonts w:ascii="Times New Roman" w:eastAsia="宋体" w:hAnsi="Times New Roman" w:cs="Times New Roman"/>
          <w:b/>
          <w:bCs/>
          <w:color w:val="4874CB" w:themeColor="accent1"/>
          <w:sz w:val="32"/>
          <w:szCs w:val="32"/>
        </w:rPr>
        <w:t>)</w:t>
      </w:r>
      <w:bookmarkStart w:id="9" w:name="OLE_LINK3"/>
      <w:bookmarkEnd w:id="8"/>
    </w:p>
    <w:p w14:paraId="68F21EAA" w14:textId="0C2E7BA1" w:rsidR="0039717D" w:rsidRPr="0039717D" w:rsidRDefault="0039717D" w:rsidP="0039717D">
      <w:pPr>
        <w:spacing w:line="360" w:lineRule="auto"/>
        <w:rPr>
          <w:rFonts w:ascii="Times New Roman" w:eastAsia="宋体" w:hAnsi="Times New Roman" w:cs="Times New Roman"/>
          <w:color w:val="000000" w:themeColor="text1"/>
          <w:sz w:val="24"/>
        </w:rPr>
      </w:pPr>
      <w:bookmarkStart w:id="10" w:name="OLE_LINK61"/>
      <w:r w:rsidRPr="00482175">
        <w:rPr>
          <w:rFonts w:ascii="Times New Roman" w:eastAsia="宋体" w:hAnsi="Times New Roman" w:cs="Times New Roman"/>
          <w:b/>
          <w:bCs/>
          <w:color w:val="00B0F0"/>
          <w:sz w:val="24"/>
        </w:rPr>
        <w:t>信息通信行业</w:t>
      </w:r>
      <w:r w:rsidRPr="00482175">
        <w:rPr>
          <w:rFonts w:ascii="Times New Roman" w:eastAsia="宋体" w:hAnsi="Times New Roman" w:cs="Times New Roman"/>
          <w:b/>
          <w:bCs/>
          <w:color w:val="00B0F0"/>
          <w:sz w:val="24"/>
        </w:rPr>
        <w:t>“</w:t>
      </w:r>
      <w:r w:rsidRPr="00482175">
        <w:rPr>
          <w:rFonts w:ascii="Times New Roman" w:eastAsia="宋体" w:hAnsi="Times New Roman" w:cs="Times New Roman"/>
          <w:b/>
          <w:bCs/>
          <w:color w:val="00B0F0"/>
          <w:sz w:val="24"/>
        </w:rPr>
        <w:t>十五五</w:t>
      </w:r>
      <w:r w:rsidRPr="00482175">
        <w:rPr>
          <w:rFonts w:ascii="Times New Roman" w:eastAsia="宋体" w:hAnsi="Times New Roman" w:cs="Times New Roman"/>
          <w:b/>
          <w:bCs/>
          <w:color w:val="00B0F0"/>
          <w:sz w:val="24"/>
        </w:rPr>
        <w:t>”</w:t>
      </w:r>
      <w:r w:rsidRPr="00482175">
        <w:rPr>
          <w:rFonts w:ascii="Times New Roman" w:eastAsia="宋体" w:hAnsi="Times New Roman" w:cs="Times New Roman"/>
          <w:b/>
          <w:bCs/>
          <w:color w:val="00B0F0"/>
          <w:sz w:val="24"/>
        </w:rPr>
        <w:t>规划印发，提出</w:t>
      </w:r>
      <w:r w:rsidRPr="00482175">
        <w:rPr>
          <w:rFonts w:ascii="Times New Roman" w:eastAsia="宋体" w:hAnsi="Times New Roman" w:cs="Times New Roman"/>
          <w:b/>
          <w:bCs/>
          <w:color w:val="00B0F0"/>
          <w:sz w:val="24"/>
        </w:rPr>
        <w:t>2030</w:t>
      </w:r>
      <w:r w:rsidRPr="00482175">
        <w:rPr>
          <w:rFonts w:ascii="Times New Roman" w:eastAsia="宋体" w:hAnsi="Times New Roman" w:cs="Times New Roman"/>
          <w:b/>
          <w:bCs/>
          <w:color w:val="00B0F0"/>
          <w:sz w:val="24"/>
        </w:rPr>
        <w:t>年智能算力规模较</w:t>
      </w:r>
      <w:r w:rsidRPr="00482175">
        <w:rPr>
          <w:rFonts w:ascii="Times New Roman" w:eastAsia="宋体" w:hAnsi="Times New Roman" w:cs="Times New Roman"/>
          <w:b/>
          <w:bCs/>
          <w:color w:val="00B0F0"/>
          <w:sz w:val="24"/>
        </w:rPr>
        <w:t>2025</w:t>
      </w:r>
      <w:r w:rsidRPr="00482175">
        <w:rPr>
          <w:rFonts w:ascii="Times New Roman" w:eastAsia="宋体" w:hAnsi="Times New Roman" w:cs="Times New Roman"/>
          <w:b/>
          <w:bCs/>
          <w:color w:val="00B0F0"/>
          <w:sz w:val="24"/>
        </w:rPr>
        <w:t>年增长超</w:t>
      </w:r>
      <w:r w:rsidRPr="00482175">
        <w:rPr>
          <w:rFonts w:ascii="Times New Roman" w:eastAsia="宋体" w:hAnsi="Times New Roman" w:cs="Times New Roman"/>
          <w:b/>
          <w:bCs/>
          <w:color w:val="00B0F0"/>
          <w:sz w:val="24"/>
        </w:rPr>
        <w:t>5</w:t>
      </w:r>
      <w:r w:rsidRPr="00482175">
        <w:rPr>
          <w:rFonts w:ascii="Times New Roman" w:eastAsia="宋体" w:hAnsi="Times New Roman" w:cs="Times New Roman"/>
          <w:b/>
          <w:bCs/>
          <w:color w:val="00B0F0"/>
          <w:sz w:val="24"/>
        </w:rPr>
        <w:t>倍</w:t>
      </w:r>
    </w:p>
    <w:bookmarkEnd w:id="10"/>
    <w:p w14:paraId="2B8F5E03" w14:textId="55500FF7" w:rsidR="0039717D" w:rsidRPr="00482175" w:rsidRDefault="0039717D" w:rsidP="0039717D">
      <w:pPr>
        <w:spacing w:line="360" w:lineRule="auto"/>
        <w:rPr>
          <w:rFonts w:ascii="Times New Roman" w:eastAsia="宋体" w:hAnsi="Times New Roman" w:cs="Times New Roman"/>
          <w:color w:val="EE0000"/>
          <w:sz w:val="24"/>
        </w:rPr>
      </w:pPr>
      <w:r w:rsidRPr="00482175">
        <w:rPr>
          <w:rFonts w:ascii="Times New Roman" w:eastAsia="宋体" w:hAnsi="Times New Roman" w:cs="Times New Roman"/>
          <w:b/>
          <w:bCs/>
          <w:color w:val="EE0000"/>
          <w:sz w:val="24"/>
        </w:rPr>
        <w:t>#</w:t>
      </w:r>
      <w:r w:rsidRPr="00482175">
        <w:rPr>
          <w:rFonts w:ascii="Times New Roman" w:eastAsia="宋体" w:hAnsi="Times New Roman" w:cs="Times New Roman"/>
          <w:b/>
          <w:bCs/>
          <w:color w:val="EE0000"/>
          <w:sz w:val="24"/>
        </w:rPr>
        <w:t>绿色算力</w:t>
      </w:r>
      <w:r w:rsidRPr="00482175">
        <w:rPr>
          <w:rFonts w:ascii="Times New Roman" w:eastAsia="宋体" w:hAnsi="Times New Roman" w:cs="Times New Roman"/>
          <w:b/>
          <w:bCs/>
          <w:color w:val="EE0000"/>
          <w:sz w:val="24"/>
        </w:rPr>
        <w:t xml:space="preserve"> #</w:t>
      </w:r>
      <w:r w:rsidRPr="00482175">
        <w:rPr>
          <w:rFonts w:ascii="Times New Roman" w:eastAsia="宋体" w:hAnsi="Times New Roman" w:cs="Times New Roman"/>
          <w:b/>
          <w:bCs/>
          <w:color w:val="EE0000"/>
          <w:sz w:val="24"/>
        </w:rPr>
        <w:t>算电协同</w:t>
      </w:r>
      <w:r w:rsidRPr="00482175">
        <w:rPr>
          <w:rFonts w:ascii="Times New Roman" w:eastAsia="宋体" w:hAnsi="Times New Roman" w:cs="Times New Roman"/>
          <w:b/>
          <w:bCs/>
          <w:color w:val="EE0000"/>
          <w:sz w:val="24"/>
        </w:rPr>
        <w:t xml:space="preserve"> </w:t>
      </w:r>
    </w:p>
    <w:p w14:paraId="36167567" w14:textId="69290447" w:rsidR="0039717D" w:rsidRPr="0039717D" w:rsidRDefault="0039717D" w:rsidP="00482175">
      <w:pPr>
        <w:spacing w:line="360" w:lineRule="auto"/>
        <w:ind w:firstLineChars="200" w:firstLine="480"/>
        <w:rPr>
          <w:rFonts w:ascii="Times New Roman" w:eastAsia="宋体" w:hAnsi="Times New Roman" w:cs="Times New Roman"/>
          <w:color w:val="000000" w:themeColor="text1"/>
          <w:sz w:val="24"/>
        </w:rPr>
      </w:pPr>
      <w:r w:rsidRPr="0039717D">
        <w:rPr>
          <w:rFonts w:ascii="Times New Roman" w:eastAsia="宋体" w:hAnsi="Times New Roman" w:cs="Times New Roman"/>
          <w:color w:val="000000" w:themeColor="text1"/>
          <w:sz w:val="24"/>
        </w:rPr>
        <w:t>9</w:t>
      </w:r>
      <w:r w:rsidRPr="0039717D">
        <w:rPr>
          <w:rFonts w:ascii="Times New Roman" w:eastAsia="宋体" w:hAnsi="Times New Roman" w:cs="Times New Roman"/>
          <w:color w:val="000000" w:themeColor="text1"/>
          <w:sz w:val="24"/>
        </w:rPr>
        <w:t>月</w:t>
      </w:r>
      <w:r w:rsidRPr="0039717D">
        <w:rPr>
          <w:rFonts w:ascii="Times New Roman" w:eastAsia="宋体" w:hAnsi="Times New Roman" w:cs="Times New Roman"/>
          <w:color w:val="000000" w:themeColor="text1"/>
          <w:sz w:val="24"/>
        </w:rPr>
        <w:t>7</w:t>
      </w:r>
      <w:r w:rsidRPr="0039717D">
        <w:rPr>
          <w:rFonts w:ascii="Times New Roman" w:eastAsia="宋体" w:hAnsi="Times New Roman" w:cs="Times New Roman"/>
          <w:color w:val="000000" w:themeColor="text1"/>
          <w:sz w:val="24"/>
        </w:rPr>
        <w:t>日，工业和信息化部印发《信息通信行业发展</w:t>
      </w:r>
      <w:r w:rsidRPr="0039717D">
        <w:rPr>
          <w:rFonts w:ascii="Times New Roman" w:eastAsia="宋体" w:hAnsi="Times New Roman" w:cs="Times New Roman"/>
          <w:color w:val="000000" w:themeColor="text1"/>
          <w:sz w:val="24"/>
        </w:rPr>
        <w:t>“</w:t>
      </w:r>
      <w:r w:rsidRPr="0039717D">
        <w:rPr>
          <w:rFonts w:ascii="Times New Roman" w:eastAsia="宋体" w:hAnsi="Times New Roman" w:cs="Times New Roman"/>
          <w:color w:val="000000" w:themeColor="text1"/>
          <w:sz w:val="24"/>
        </w:rPr>
        <w:t>十五五</w:t>
      </w:r>
      <w:r w:rsidRPr="0039717D">
        <w:rPr>
          <w:rFonts w:ascii="Times New Roman" w:eastAsia="宋体" w:hAnsi="Times New Roman" w:cs="Times New Roman"/>
          <w:color w:val="000000" w:themeColor="text1"/>
          <w:sz w:val="24"/>
        </w:rPr>
        <w:t>”</w:t>
      </w:r>
      <w:r w:rsidRPr="0039717D">
        <w:rPr>
          <w:rFonts w:ascii="Times New Roman" w:eastAsia="宋体" w:hAnsi="Times New Roman" w:cs="Times New Roman"/>
          <w:color w:val="000000" w:themeColor="text1"/>
          <w:sz w:val="24"/>
        </w:rPr>
        <w:t>规划》，提出提升算力设施发展水平、深化算力协同发展能力</w:t>
      </w:r>
      <w:r w:rsidR="009910F0">
        <w:rPr>
          <w:rFonts w:ascii="Times New Roman" w:eastAsia="宋体" w:hAnsi="Times New Roman" w:cs="Times New Roman" w:hint="eastAsia"/>
          <w:color w:val="000000" w:themeColor="text1"/>
          <w:sz w:val="24"/>
        </w:rPr>
        <w:t>等</w:t>
      </w:r>
      <w:r w:rsidRPr="0039717D">
        <w:rPr>
          <w:rFonts w:ascii="Times New Roman" w:eastAsia="宋体" w:hAnsi="Times New Roman" w:cs="Times New Roman"/>
          <w:color w:val="000000" w:themeColor="text1"/>
          <w:sz w:val="24"/>
        </w:rPr>
        <w:t>。规划明确，</w:t>
      </w:r>
      <w:r w:rsidRPr="00257E80">
        <w:rPr>
          <w:rFonts w:ascii="Times New Roman" w:eastAsia="宋体" w:hAnsi="Times New Roman" w:cs="Times New Roman"/>
          <w:b/>
          <w:bCs/>
          <w:color w:val="000000" w:themeColor="text1"/>
          <w:sz w:val="24"/>
        </w:rPr>
        <w:t>到</w:t>
      </w:r>
      <w:r w:rsidRPr="00257E80">
        <w:rPr>
          <w:rFonts w:ascii="Times New Roman" w:eastAsia="宋体" w:hAnsi="Times New Roman" w:cs="Times New Roman"/>
          <w:b/>
          <w:bCs/>
          <w:color w:val="000000" w:themeColor="text1"/>
          <w:sz w:val="24"/>
        </w:rPr>
        <w:t>2030</w:t>
      </w:r>
      <w:r w:rsidRPr="00257E80">
        <w:rPr>
          <w:rFonts w:ascii="Times New Roman" w:eastAsia="宋体" w:hAnsi="Times New Roman" w:cs="Times New Roman"/>
          <w:b/>
          <w:bCs/>
          <w:color w:val="000000" w:themeColor="text1"/>
          <w:sz w:val="24"/>
        </w:rPr>
        <w:t>年，我国智能算力规模较</w:t>
      </w:r>
      <w:r w:rsidRPr="00257E80">
        <w:rPr>
          <w:rFonts w:ascii="Times New Roman" w:eastAsia="宋体" w:hAnsi="Times New Roman" w:cs="Times New Roman"/>
          <w:b/>
          <w:bCs/>
          <w:color w:val="000000" w:themeColor="text1"/>
          <w:sz w:val="24"/>
        </w:rPr>
        <w:t>2025</w:t>
      </w:r>
      <w:r w:rsidRPr="00257E80">
        <w:rPr>
          <w:rFonts w:ascii="Times New Roman" w:eastAsia="宋体" w:hAnsi="Times New Roman" w:cs="Times New Roman"/>
          <w:b/>
          <w:bCs/>
          <w:color w:val="000000" w:themeColor="text1"/>
          <w:sz w:val="24"/>
        </w:rPr>
        <w:t>年增长超</w:t>
      </w:r>
      <w:r w:rsidRPr="00257E80">
        <w:rPr>
          <w:rFonts w:ascii="Times New Roman" w:eastAsia="宋体" w:hAnsi="Times New Roman" w:cs="Times New Roman"/>
          <w:b/>
          <w:bCs/>
          <w:color w:val="000000" w:themeColor="text1"/>
          <w:sz w:val="24"/>
        </w:rPr>
        <w:t>5</w:t>
      </w:r>
      <w:r w:rsidRPr="00257E80">
        <w:rPr>
          <w:rFonts w:ascii="Times New Roman" w:eastAsia="宋体" w:hAnsi="Times New Roman" w:cs="Times New Roman"/>
          <w:b/>
          <w:bCs/>
          <w:color w:val="000000" w:themeColor="text1"/>
          <w:sz w:val="24"/>
        </w:rPr>
        <w:t>倍；将加快全国一体化算力网建设，有序部署万卡、十万卡及以上智算集群，加大力度适配国产算力芯片</w:t>
      </w:r>
      <w:r w:rsidRPr="0039717D">
        <w:rPr>
          <w:rFonts w:ascii="Times New Roman" w:eastAsia="宋体" w:hAnsi="Times New Roman" w:cs="Times New Roman"/>
          <w:color w:val="000000" w:themeColor="text1"/>
          <w:sz w:val="24"/>
        </w:rPr>
        <w:t>。同时，规划提出推进算力电力协同发展，建设绿色低碳算力设施，鼓励绿电直连、源网荷储、高效储能等建设模式，并推动绿电与绿色算力全链条溯源。详情</w:t>
      </w:r>
      <w:r w:rsidRPr="0039717D">
        <w:rPr>
          <w:rFonts w:ascii="Times New Roman" w:eastAsia="宋体" w:hAnsi="Times New Roman" w:cs="Times New Roman"/>
          <w:color w:val="000000" w:themeColor="text1"/>
          <w:sz w:val="24"/>
        </w:rPr>
        <w:t>&gt;&gt;</w:t>
      </w:r>
    </w:p>
    <w:p w14:paraId="3212ABA8" w14:textId="6A5077DF" w:rsidR="0039717D" w:rsidRDefault="000B5742" w:rsidP="00042943">
      <w:pPr>
        <w:spacing w:line="360" w:lineRule="auto"/>
        <w:rPr>
          <w:rFonts w:ascii="Times New Roman" w:eastAsia="宋体" w:hAnsi="Times New Roman" w:cs="Times New Roman"/>
          <w:color w:val="000000" w:themeColor="text1"/>
          <w:sz w:val="24"/>
        </w:rPr>
      </w:pPr>
      <w:hyperlink r:id="rId7" w:history="1">
        <w:r w:rsidRPr="0088013B">
          <w:rPr>
            <w:rFonts w:ascii="Times New Roman" w:eastAsia="宋体" w:hAnsi="Times New Roman" w:cs="Times New Roman"/>
            <w:sz w:val="24"/>
          </w:rPr>
          <w:t>https://mp.weixin.qq.com/s/ChIsdU1FoOe4Xes0mJXzgw</w:t>
        </w:r>
      </w:hyperlink>
    </w:p>
    <w:p w14:paraId="334A02CC" w14:textId="77777777" w:rsidR="000B5742" w:rsidRPr="000B5742" w:rsidRDefault="000B5742" w:rsidP="00042943">
      <w:pPr>
        <w:spacing w:line="360" w:lineRule="auto"/>
        <w:rPr>
          <w:rFonts w:ascii="Times New Roman" w:eastAsia="宋体" w:hAnsi="Times New Roman" w:cs="Times New Roman"/>
          <w:color w:val="000000" w:themeColor="text1"/>
          <w:sz w:val="24"/>
        </w:rPr>
      </w:pPr>
    </w:p>
    <w:p w14:paraId="2DE1769F" w14:textId="1F42EED3" w:rsidR="00042943" w:rsidRPr="00C8429A" w:rsidRDefault="00EB18BC" w:rsidP="00042943">
      <w:pPr>
        <w:spacing w:line="360" w:lineRule="auto"/>
        <w:rPr>
          <w:rFonts w:ascii="Times New Roman" w:eastAsia="宋体" w:hAnsi="Times New Roman" w:cs="Times New Roman" w:hint="eastAsia"/>
          <w:sz w:val="24"/>
        </w:rPr>
      </w:pPr>
      <w:ins w:id="11" w:author="尹宇" w:date="2026-09-12T20:46:00Z" w16du:dateUtc="2026-09-12T12:46:00Z">
        <w:r>
          <w:rPr>
            <w:rFonts w:ascii="Times New Roman" w:eastAsia="宋体" w:hAnsi="Times New Roman" w:cs="Times New Roman" w:hint="eastAsia"/>
            <w:b/>
            <w:bCs/>
            <w:color w:val="4874CB" w:themeColor="accent1"/>
            <w:sz w:val="32"/>
            <w:szCs w:val="32"/>
          </w:rPr>
          <w:t>（</w:t>
        </w:r>
      </w:ins>
      <w:r w:rsidR="00042943" w:rsidRPr="00C8429A">
        <w:rPr>
          <w:rFonts w:ascii="Times New Roman" w:eastAsia="宋体" w:hAnsi="Times New Roman" w:cs="Times New Roman"/>
          <w:b/>
          <w:bCs/>
          <w:color w:val="4874CB" w:themeColor="accent1"/>
          <w:sz w:val="32"/>
          <w:szCs w:val="32"/>
        </w:rPr>
        <w:t>能源领域</w:t>
      </w:r>
      <w:ins w:id="12" w:author="尹宇" w:date="2026-09-12T20:46:00Z" w16du:dateUtc="2026-09-12T12:46:00Z">
        <w:r>
          <w:rPr>
            <w:rFonts w:ascii="Times New Roman" w:eastAsia="宋体" w:hAnsi="Times New Roman" w:cs="Times New Roman" w:hint="eastAsia"/>
            <w:b/>
            <w:bCs/>
            <w:color w:val="4874CB" w:themeColor="accent1"/>
            <w:sz w:val="32"/>
            <w:szCs w:val="32"/>
          </w:rPr>
          <w:t>）</w:t>
        </w:r>
      </w:ins>
    </w:p>
    <w:p w14:paraId="51309F93" w14:textId="77777777" w:rsidR="00916D98" w:rsidRPr="0052327F" w:rsidRDefault="00916D98" w:rsidP="00916D98">
      <w:pPr>
        <w:tabs>
          <w:tab w:val="left" w:pos="33"/>
        </w:tabs>
        <w:spacing w:line="360" w:lineRule="auto"/>
        <w:rPr>
          <w:rFonts w:ascii="Times New Roman" w:eastAsia="宋体" w:hAnsi="Times New Roman" w:cs="Times New Roman"/>
          <w:color w:val="00B0F0"/>
          <w:sz w:val="24"/>
        </w:rPr>
      </w:pPr>
      <w:r w:rsidRPr="0052327F">
        <w:rPr>
          <w:rFonts w:ascii="Times New Roman" w:eastAsia="宋体" w:hAnsi="Times New Roman" w:cs="Times New Roman"/>
          <w:b/>
          <w:bCs/>
          <w:color w:val="00B0F0"/>
          <w:sz w:val="24"/>
        </w:rPr>
        <w:t>电力安全事故应急处置条例完成修订，分布式新能源、新型储能和虚拟电厂纳入适用范围</w:t>
      </w:r>
    </w:p>
    <w:p w14:paraId="516699D3" w14:textId="360934BF" w:rsidR="00916D98" w:rsidRPr="0052327F" w:rsidRDefault="00916D98" w:rsidP="00916D98">
      <w:pPr>
        <w:tabs>
          <w:tab w:val="left" w:pos="33"/>
        </w:tabs>
        <w:spacing w:line="360" w:lineRule="auto"/>
        <w:rPr>
          <w:rFonts w:ascii="Times New Roman" w:eastAsia="宋体" w:hAnsi="Times New Roman" w:cs="Times New Roman"/>
          <w:color w:val="EE0000"/>
          <w:sz w:val="24"/>
        </w:rPr>
      </w:pPr>
      <w:r w:rsidRPr="0052327F">
        <w:rPr>
          <w:rFonts w:ascii="Times New Roman" w:eastAsia="宋体" w:hAnsi="Times New Roman" w:cs="Times New Roman"/>
          <w:b/>
          <w:bCs/>
          <w:color w:val="EE0000"/>
          <w:sz w:val="24"/>
        </w:rPr>
        <w:t>#</w:t>
      </w:r>
      <w:r w:rsidRPr="0052327F">
        <w:rPr>
          <w:rFonts w:ascii="Times New Roman" w:eastAsia="宋体" w:hAnsi="Times New Roman" w:cs="Times New Roman"/>
          <w:b/>
          <w:bCs/>
          <w:color w:val="EE0000"/>
          <w:sz w:val="24"/>
        </w:rPr>
        <w:t>电力安全</w:t>
      </w:r>
      <w:r w:rsidRPr="0052327F">
        <w:rPr>
          <w:rFonts w:ascii="Times New Roman" w:eastAsia="宋体" w:hAnsi="Times New Roman" w:cs="Times New Roman"/>
          <w:b/>
          <w:bCs/>
          <w:color w:val="EE0000"/>
          <w:sz w:val="24"/>
        </w:rPr>
        <w:t xml:space="preserve"> #</w:t>
      </w:r>
      <w:r w:rsidR="00675A08" w:rsidRPr="00675A08">
        <w:rPr>
          <w:rFonts w:ascii="Times New Roman" w:eastAsia="宋体" w:hAnsi="Times New Roman" w:cs="Times New Roman"/>
          <w:b/>
          <w:bCs/>
          <w:color w:val="EE0000"/>
          <w:sz w:val="24"/>
        </w:rPr>
        <w:t>分布式新能源</w:t>
      </w:r>
      <w:r w:rsidRPr="0052327F">
        <w:rPr>
          <w:rFonts w:ascii="Times New Roman" w:eastAsia="宋体" w:hAnsi="Times New Roman" w:cs="Times New Roman"/>
          <w:b/>
          <w:bCs/>
          <w:color w:val="EE0000"/>
          <w:sz w:val="24"/>
        </w:rPr>
        <w:t xml:space="preserve"> #</w:t>
      </w:r>
      <w:r w:rsidRPr="0052327F">
        <w:rPr>
          <w:rFonts w:ascii="Times New Roman" w:eastAsia="宋体" w:hAnsi="Times New Roman" w:cs="Times New Roman"/>
          <w:b/>
          <w:bCs/>
          <w:color w:val="EE0000"/>
          <w:sz w:val="24"/>
        </w:rPr>
        <w:t>新型储能</w:t>
      </w:r>
    </w:p>
    <w:p w14:paraId="6828222B" w14:textId="1E9CDB75" w:rsidR="00916D98" w:rsidRPr="00916D98" w:rsidRDefault="00916D98" w:rsidP="0052327F">
      <w:pPr>
        <w:tabs>
          <w:tab w:val="left" w:pos="33"/>
        </w:tabs>
        <w:spacing w:line="360" w:lineRule="auto"/>
        <w:ind w:firstLineChars="200" w:firstLine="480"/>
        <w:rPr>
          <w:rFonts w:ascii="Times New Roman" w:eastAsia="宋体" w:hAnsi="Times New Roman" w:cs="Times New Roman"/>
          <w:color w:val="000000" w:themeColor="text1"/>
          <w:sz w:val="24"/>
        </w:rPr>
      </w:pPr>
      <w:r w:rsidRPr="00916D98">
        <w:rPr>
          <w:rFonts w:ascii="Times New Roman" w:eastAsia="宋体" w:hAnsi="Times New Roman" w:cs="Times New Roman"/>
          <w:color w:val="000000" w:themeColor="text1"/>
          <w:sz w:val="24"/>
        </w:rPr>
        <w:t>修订后的《电力安全事故应急处置和调查处理条例》已公布，将于</w:t>
      </w:r>
      <w:r w:rsidRPr="00916D98">
        <w:rPr>
          <w:rFonts w:ascii="Times New Roman" w:eastAsia="宋体" w:hAnsi="Times New Roman" w:cs="Times New Roman"/>
          <w:color w:val="000000" w:themeColor="text1"/>
          <w:sz w:val="24"/>
        </w:rPr>
        <w:t>2027</w:t>
      </w:r>
      <w:r w:rsidRPr="00916D98">
        <w:rPr>
          <w:rFonts w:ascii="Times New Roman" w:eastAsia="宋体" w:hAnsi="Times New Roman" w:cs="Times New Roman"/>
          <w:color w:val="000000" w:themeColor="text1"/>
          <w:sz w:val="24"/>
        </w:rPr>
        <w:t>年</w:t>
      </w:r>
      <w:r w:rsidRPr="00916D98">
        <w:rPr>
          <w:rFonts w:ascii="Times New Roman" w:eastAsia="宋体" w:hAnsi="Times New Roman" w:cs="Times New Roman"/>
          <w:color w:val="000000" w:themeColor="text1"/>
          <w:sz w:val="24"/>
        </w:rPr>
        <w:t>1</w:t>
      </w:r>
      <w:r w:rsidRPr="00916D98">
        <w:rPr>
          <w:rFonts w:ascii="Times New Roman" w:eastAsia="宋体" w:hAnsi="Times New Roman" w:cs="Times New Roman"/>
          <w:color w:val="000000" w:themeColor="text1"/>
          <w:sz w:val="24"/>
        </w:rPr>
        <w:t>月</w:t>
      </w:r>
      <w:r w:rsidRPr="00916D98">
        <w:rPr>
          <w:rFonts w:ascii="Times New Roman" w:eastAsia="宋体" w:hAnsi="Times New Roman" w:cs="Times New Roman"/>
          <w:color w:val="000000" w:themeColor="text1"/>
          <w:sz w:val="24"/>
        </w:rPr>
        <w:t>1</w:t>
      </w:r>
      <w:r w:rsidRPr="00916D98">
        <w:rPr>
          <w:rFonts w:ascii="Times New Roman" w:eastAsia="宋体" w:hAnsi="Times New Roman" w:cs="Times New Roman"/>
          <w:color w:val="000000" w:themeColor="text1"/>
          <w:sz w:val="24"/>
        </w:rPr>
        <w:t>日起施行。此次修订适应新型电力系统建设需要，重点围绕强化电力安全事故预防、调整事故等级划分标准、明确新型并网主体安全责任等方面完善制度。</w:t>
      </w:r>
      <w:r w:rsidRPr="00675A08">
        <w:rPr>
          <w:rFonts w:ascii="Times New Roman" w:eastAsia="宋体" w:hAnsi="Times New Roman" w:cs="Times New Roman"/>
          <w:b/>
          <w:bCs/>
          <w:color w:val="000000" w:themeColor="text1"/>
          <w:sz w:val="24"/>
        </w:rPr>
        <w:t>其中，</w:t>
      </w:r>
      <w:bookmarkStart w:id="13" w:name="OLE_LINK56"/>
      <w:r w:rsidRPr="00675A08">
        <w:rPr>
          <w:rFonts w:ascii="Times New Roman" w:eastAsia="宋体" w:hAnsi="Times New Roman" w:cs="Times New Roman"/>
          <w:b/>
          <w:bCs/>
          <w:color w:val="000000" w:themeColor="text1"/>
          <w:sz w:val="24"/>
        </w:rPr>
        <w:t>分布式新能源</w:t>
      </w:r>
      <w:bookmarkEnd w:id="13"/>
      <w:r w:rsidRPr="00675A08">
        <w:rPr>
          <w:rFonts w:ascii="Times New Roman" w:eastAsia="宋体" w:hAnsi="Times New Roman" w:cs="Times New Roman"/>
          <w:b/>
          <w:bCs/>
          <w:color w:val="000000" w:themeColor="text1"/>
          <w:sz w:val="24"/>
        </w:rPr>
        <w:t>、新型储能、虚拟电厂等新型并网主体被纳入适用范围，需在服从统一调度、执行标准规范、隐患排查、事故报告和应急处置等方面承担相应责任。</w:t>
      </w:r>
      <w:r w:rsidRPr="00916D98">
        <w:rPr>
          <w:rFonts w:ascii="Times New Roman" w:eastAsia="宋体" w:hAnsi="Times New Roman" w:cs="Times New Roman"/>
          <w:color w:val="000000" w:themeColor="text1"/>
          <w:sz w:val="24"/>
        </w:rPr>
        <w:t>详情</w:t>
      </w:r>
      <w:r w:rsidRPr="00916D98">
        <w:rPr>
          <w:rFonts w:ascii="Times New Roman" w:eastAsia="宋体" w:hAnsi="Times New Roman" w:cs="Times New Roman"/>
          <w:color w:val="000000" w:themeColor="text1"/>
          <w:sz w:val="24"/>
        </w:rPr>
        <w:t>&gt;&gt;</w:t>
      </w:r>
    </w:p>
    <w:p w14:paraId="68B6C176" w14:textId="2326A046" w:rsidR="00437195" w:rsidRDefault="00DD6160" w:rsidP="00652F24">
      <w:pPr>
        <w:tabs>
          <w:tab w:val="left" w:pos="33"/>
        </w:tabs>
        <w:spacing w:line="360" w:lineRule="auto"/>
        <w:rPr>
          <w:rFonts w:ascii="Times New Roman" w:eastAsia="宋体" w:hAnsi="Times New Roman" w:cs="Times New Roman"/>
          <w:color w:val="000000" w:themeColor="text1"/>
          <w:sz w:val="24"/>
        </w:rPr>
      </w:pPr>
      <w:hyperlink r:id="rId8" w:history="1">
        <w:r w:rsidRPr="0088013B">
          <w:rPr>
            <w:rFonts w:ascii="Times New Roman" w:eastAsia="宋体" w:hAnsi="Times New Roman" w:cs="Times New Roman"/>
            <w:sz w:val="24"/>
          </w:rPr>
          <w:t>https://mp.weixin.qq.com/s/Aj5svCXKo7WDYD_ZG0t3KA</w:t>
        </w:r>
      </w:hyperlink>
    </w:p>
    <w:p w14:paraId="61829F9B" w14:textId="77777777" w:rsidR="00DD6160" w:rsidRDefault="00DD6160" w:rsidP="00652F24">
      <w:pPr>
        <w:tabs>
          <w:tab w:val="left" w:pos="33"/>
        </w:tabs>
        <w:spacing w:line="360" w:lineRule="auto"/>
        <w:rPr>
          <w:rFonts w:ascii="Times New Roman" w:eastAsia="宋体" w:hAnsi="Times New Roman" w:cs="Times New Roman"/>
          <w:color w:val="000000" w:themeColor="text1"/>
          <w:sz w:val="24"/>
        </w:rPr>
      </w:pPr>
    </w:p>
    <w:p w14:paraId="3BEB3D88" w14:textId="5C81C96D" w:rsidR="0039717D" w:rsidRPr="0044274C" w:rsidRDefault="0039717D" w:rsidP="0039717D">
      <w:pPr>
        <w:tabs>
          <w:tab w:val="left" w:pos="33"/>
        </w:tabs>
        <w:spacing w:line="360" w:lineRule="auto"/>
        <w:rPr>
          <w:rFonts w:ascii="Times New Roman" w:eastAsia="宋体" w:hAnsi="Times New Roman" w:cs="Times New Roman"/>
          <w:color w:val="00B0F0"/>
          <w:sz w:val="24"/>
        </w:rPr>
      </w:pPr>
      <w:r w:rsidRPr="0044274C">
        <w:rPr>
          <w:rFonts w:ascii="Times New Roman" w:eastAsia="宋体" w:hAnsi="Times New Roman" w:cs="Times New Roman"/>
          <w:b/>
          <w:bCs/>
          <w:color w:val="00B0F0"/>
          <w:sz w:val="24"/>
        </w:rPr>
        <w:t>五部门公布</w:t>
      </w:r>
      <w:r w:rsidRPr="0044274C">
        <w:rPr>
          <w:rFonts w:ascii="Times New Roman" w:eastAsia="宋体" w:hAnsi="Times New Roman" w:cs="Times New Roman"/>
          <w:b/>
          <w:bCs/>
          <w:color w:val="00B0F0"/>
          <w:sz w:val="24"/>
        </w:rPr>
        <w:t>73</w:t>
      </w:r>
      <w:r w:rsidRPr="0044274C">
        <w:rPr>
          <w:rFonts w:ascii="Times New Roman" w:eastAsia="宋体" w:hAnsi="Times New Roman" w:cs="Times New Roman"/>
          <w:b/>
          <w:bCs/>
          <w:color w:val="00B0F0"/>
          <w:sz w:val="24"/>
        </w:rPr>
        <w:t>个智能光伏典型案例</w:t>
      </w:r>
    </w:p>
    <w:p w14:paraId="4AA44F91" w14:textId="29633DB9" w:rsidR="0039717D" w:rsidRPr="0044274C" w:rsidRDefault="0039717D" w:rsidP="0039717D">
      <w:pPr>
        <w:tabs>
          <w:tab w:val="left" w:pos="33"/>
        </w:tabs>
        <w:spacing w:line="360" w:lineRule="auto"/>
        <w:rPr>
          <w:rFonts w:ascii="Times New Roman" w:eastAsia="宋体" w:hAnsi="Times New Roman" w:cs="Times New Roman"/>
          <w:color w:val="EE0000"/>
          <w:sz w:val="24"/>
        </w:rPr>
      </w:pPr>
      <w:r w:rsidRPr="0044274C">
        <w:rPr>
          <w:rFonts w:ascii="Times New Roman" w:eastAsia="宋体" w:hAnsi="Times New Roman" w:cs="Times New Roman"/>
          <w:b/>
          <w:bCs/>
          <w:color w:val="EE0000"/>
          <w:sz w:val="24"/>
        </w:rPr>
        <w:t>#</w:t>
      </w:r>
      <w:r w:rsidRPr="0044274C">
        <w:rPr>
          <w:rFonts w:ascii="Times New Roman" w:eastAsia="宋体" w:hAnsi="Times New Roman" w:cs="Times New Roman"/>
          <w:b/>
          <w:bCs/>
          <w:color w:val="EE0000"/>
          <w:sz w:val="24"/>
        </w:rPr>
        <w:t>智能光伏</w:t>
      </w:r>
      <w:r w:rsidRPr="0044274C">
        <w:rPr>
          <w:rFonts w:ascii="Times New Roman" w:eastAsia="宋体" w:hAnsi="Times New Roman" w:cs="Times New Roman"/>
          <w:b/>
          <w:bCs/>
          <w:color w:val="EE0000"/>
          <w:sz w:val="24"/>
        </w:rPr>
        <w:t xml:space="preserve"> </w:t>
      </w:r>
    </w:p>
    <w:p w14:paraId="1C8D5142" w14:textId="216E77FA" w:rsidR="0039717D" w:rsidRPr="0039717D" w:rsidRDefault="0007537C" w:rsidP="0044274C">
      <w:pPr>
        <w:tabs>
          <w:tab w:val="left" w:pos="33"/>
        </w:tabs>
        <w:spacing w:line="360" w:lineRule="auto"/>
        <w:ind w:firstLineChars="200" w:firstLine="480"/>
        <w:rPr>
          <w:rFonts w:ascii="Times New Roman" w:eastAsia="宋体" w:hAnsi="Times New Roman" w:cs="Times New Roman"/>
          <w:color w:val="000000" w:themeColor="text1"/>
          <w:sz w:val="24"/>
        </w:rPr>
      </w:pPr>
      <w:r w:rsidRPr="0007537C">
        <w:rPr>
          <w:rFonts w:ascii="Times New Roman" w:eastAsia="宋体" w:hAnsi="Times New Roman" w:cs="Times New Roman"/>
          <w:color w:val="000000" w:themeColor="text1"/>
          <w:sz w:val="24"/>
        </w:rPr>
        <w:t>近日，工信部等五部门联合公告智能光伏典型案例名单</w:t>
      </w:r>
      <w:r>
        <w:rPr>
          <w:rFonts w:ascii="Times New Roman" w:eastAsia="宋体" w:hAnsi="Times New Roman" w:cs="Times New Roman" w:hint="eastAsia"/>
          <w:color w:val="000000" w:themeColor="text1"/>
          <w:sz w:val="24"/>
        </w:rPr>
        <w:t>，</w:t>
      </w:r>
      <w:r w:rsidRPr="0007537C">
        <w:rPr>
          <w:rFonts w:ascii="Times New Roman" w:eastAsia="宋体" w:hAnsi="Times New Roman" w:cs="Times New Roman"/>
          <w:color w:val="000000" w:themeColor="text1"/>
          <w:sz w:val="24"/>
        </w:rPr>
        <w:t>此次案例征集旨在落实《智能光伏产业创新发展行动计划（</w:t>
      </w:r>
      <w:r w:rsidRPr="0007537C">
        <w:rPr>
          <w:rFonts w:ascii="Times New Roman" w:eastAsia="宋体" w:hAnsi="Times New Roman" w:cs="Times New Roman"/>
          <w:color w:val="000000" w:themeColor="text1"/>
          <w:sz w:val="24"/>
        </w:rPr>
        <w:t>2021—2025</w:t>
      </w:r>
      <w:r w:rsidRPr="0007537C">
        <w:rPr>
          <w:rFonts w:ascii="Times New Roman" w:eastAsia="宋体" w:hAnsi="Times New Roman" w:cs="Times New Roman"/>
          <w:color w:val="000000" w:themeColor="text1"/>
          <w:sz w:val="24"/>
        </w:rPr>
        <w:t>年）》。</w:t>
      </w:r>
      <w:r w:rsidR="00E90B74" w:rsidRPr="00E90B74">
        <w:rPr>
          <w:rFonts w:ascii="Times New Roman" w:eastAsia="宋体" w:hAnsi="Times New Roman" w:cs="Times New Roman"/>
          <w:b/>
          <w:bCs/>
          <w:color w:val="000000" w:themeColor="text1"/>
          <w:sz w:val="24"/>
        </w:rPr>
        <w:t>经省级有关部门推荐、专家评审和网上公示等程序，共有</w:t>
      </w:r>
      <w:r w:rsidR="00E90B74" w:rsidRPr="00E90B74">
        <w:rPr>
          <w:rFonts w:ascii="Times New Roman" w:eastAsia="宋体" w:hAnsi="Times New Roman" w:cs="Times New Roman"/>
          <w:b/>
          <w:bCs/>
          <w:color w:val="000000" w:themeColor="text1"/>
          <w:sz w:val="24"/>
        </w:rPr>
        <w:t>73</w:t>
      </w:r>
      <w:r w:rsidR="00E90B74" w:rsidRPr="00E90B74">
        <w:rPr>
          <w:rFonts w:ascii="Times New Roman" w:eastAsia="宋体" w:hAnsi="Times New Roman" w:cs="Times New Roman"/>
          <w:b/>
          <w:bCs/>
          <w:color w:val="000000" w:themeColor="text1"/>
          <w:sz w:val="24"/>
        </w:rPr>
        <w:t>个项目入选，涵盖中国建研院光电示范建筑、东台数字化低碳园区等案例，</w:t>
      </w:r>
      <w:r w:rsidR="00E90B74" w:rsidRPr="00E90B74">
        <w:rPr>
          <w:rFonts w:ascii="Times New Roman" w:eastAsia="宋体" w:hAnsi="Times New Roman" w:cs="Times New Roman"/>
          <w:color w:val="000000" w:themeColor="text1"/>
          <w:sz w:val="24"/>
        </w:rPr>
        <w:t>推动智能光伏与建筑、交通、农业、能源等领域融合应用。</w:t>
      </w:r>
      <w:r w:rsidR="0039717D" w:rsidRPr="0039717D">
        <w:rPr>
          <w:rFonts w:ascii="Times New Roman" w:eastAsia="宋体" w:hAnsi="Times New Roman" w:cs="Times New Roman"/>
          <w:color w:val="000000" w:themeColor="text1"/>
          <w:sz w:val="24"/>
        </w:rPr>
        <w:t>详情</w:t>
      </w:r>
      <w:r w:rsidR="0039717D" w:rsidRPr="0039717D">
        <w:rPr>
          <w:rFonts w:ascii="Times New Roman" w:eastAsia="宋体" w:hAnsi="Times New Roman" w:cs="Times New Roman"/>
          <w:color w:val="000000" w:themeColor="text1"/>
          <w:sz w:val="24"/>
        </w:rPr>
        <w:t>&gt;&gt;</w:t>
      </w:r>
    </w:p>
    <w:p w14:paraId="6CB3EC4C" w14:textId="5A9854E3" w:rsidR="0039717D" w:rsidRDefault="0044274C" w:rsidP="00652F24">
      <w:pPr>
        <w:tabs>
          <w:tab w:val="left" w:pos="33"/>
        </w:tabs>
        <w:spacing w:line="360" w:lineRule="auto"/>
        <w:rPr>
          <w:rFonts w:ascii="Times New Roman" w:eastAsia="宋体" w:hAnsi="Times New Roman" w:cs="Times New Roman"/>
          <w:color w:val="000000" w:themeColor="text1"/>
          <w:sz w:val="24"/>
        </w:rPr>
      </w:pPr>
      <w:hyperlink r:id="rId9" w:history="1">
        <w:r w:rsidRPr="0088013B">
          <w:rPr>
            <w:rFonts w:ascii="Times New Roman" w:eastAsia="宋体" w:hAnsi="Times New Roman" w:cs="Times New Roman"/>
            <w:sz w:val="24"/>
          </w:rPr>
          <w:t>https://mp.weixin.qq.com/s/XTMcFAt6midkLCY3QSeAYA</w:t>
        </w:r>
      </w:hyperlink>
    </w:p>
    <w:p w14:paraId="556343C8" w14:textId="77777777" w:rsidR="0044274C" w:rsidRPr="0044274C" w:rsidRDefault="0044274C" w:rsidP="00652F24">
      <w:pPr>
        <w:tabs>
          <w:tab w:val="left" w:pos="33"/>
        </w:tabs>
        <w:spacing w:line="360" w:lineRule="auto"/>
        <w:rPr>
          <w:rFonts w:ascii="Times New Roman" w:eastAsia="宋体" w:hAnsi="Times New Roman" w:cs="Times New Roman"/>
          <w:color w:val="000000" w:themeColor="text1"/>
          <w:sz w:val="24"/>
        </w:rPr>
      </w:pPr>
    </w:p>
    <w:p w14:paraId="1965CB87" w14:textId="5332D597" w:rsidR="0039585F" w:rsidRPr="00C8429A" w:rsidRDefault="00EB18BC">
      <w:pPr>
        <w:spacing w:line="360" w:lineRule="auto"/>
        <w:rPr>
          <w:rFonts w:ascii="Times New Roman" w:eastAsia="宋体" w:hAnsi="Times New Roman" w:cs="Times New Roman" w:hint="eastAsia"/>
          <w:b/>
          <w:bCs/>
          <w:color w:val="4874CB" w:themeColor="accent1"/>
          <w:sz w:val="32"/>
          <w:szCs w:val="32"/>
        </w:rPr>
      </w:pPr>
      <w:ins w:id="14" w:author="尹宇" w:date="2026-09-12T20:46:00Z" w16du:dateUtc="2026-09-12T12:46:00Z">
        <w:r>
          <w:rPr>
            <w:rFonts w:ascii="Times New Roman" w:eastAsia="宋体" w:hAnsi="Times New Roman" w:cs="Times New Roman" w:hint="eastAsia"/>
            <w:b/>
            <w:bCs/>
            <w:color w:val="4874CB" w:themeColor="accent1"/>
            <w:sz w:val="32"/>
            <w:szCs w:val="32"/>
          </w:rPr>
          <w:t>（</w:t>
        </w:r>
      </w:ins>
      <w:r w:rsidR="004E41DA" w:rsidRPr="00C8429A">
        <w:rPr>
          <w:rFonts w:ascii="Times New Roman" w:eastAsia="宋体" w:hAnsi="Times New Roman" w:cs="Times New Roman"/>
          <w:b/>
          <w:bCs/>
          <w:color w:val="4874CB" w:themeColor="accent1"/>
          <w:sz w:val="32"/>
          <w:szCs w:val="32"/>
        </w:rPr>
        <w:t>绿色低碳</w:t>
      </w:r>
      <w:bookmarkEnd w:id="9"/>
      <w:r w:rsidR="004E41DA" w:rsidRPr="00C8429A">
        <w:rPr>
          <w:rFonts w:ascii="Times New Roman" w:eastAsia="宋体" w:hAnsi="Times New Roman" w:cs="Times New Roman"/>
          <w:b/>
          <w:bCs/>
          <w:color w:val="4874CB" w:themeColor="accent1"/>
          <w:sz w:val="32"/>
          <w:szCs w:val="32"/>
        </w:rPr>
        <w:t>转型实践</w:t>
      </w:r>
      <w:ins w:id="15" w:author="尹宇" w:date="2026-09-12T20:46:00Z" w16du:dateUtc="2026-09-12T12:46:00Z">
        <w:r>
          <w:rPr>
            <w:rFonts w:ascii="Times New Roman" w:eastAsia="宋体" w:hAnsi="Times New Roman" w:cs="Times New Roman" w:hint="eastAsia"/>
            <w:b/>
            <w:bCs/>
            <w:color w:val="4874CB" w:themeColor="accent1"/>
            <w:sz w:val="32"/>
            <w:szCs w:val="32"/>
          </w:rPr>
          <w:t>）</w:t>
        </w:r>
      </w:ins>
    </w:p>
    <w:p w14:paraId="1127D515" w14:textId="77777777" w:rsidR="00CD2248" w:rsidRPr="002F6CD0" w:rsidRDefault="00CD2248" w:rsidP="00CD2248">
      <w:pPr>
        <w:spacing w:line="360" w:lineRule="auto"/>
        <w:rPr>
          <w:rFonts w:ascii="Times New Roman" w:eastAsia="宋体" w:hAnsi="Times New Roman" w:cs="Times New Roman"/>
          <w:b/>
          <w:bCs/>
          <w:color w:val="00B0F0"/>
          <w:sz w:val="24"/>
        </w:rPr>
      </w:pPr>
      <w:r w:rsidRPr="002F6CD0">
        <w:rPr>
          <w:rFonts w:ascii="Times New Roman" w:eastAsia="宋体" w:hAnsi="Times New Roman" w:cs="Times New Roman"/>
          <w:b/>
          <w:bCs/>
          <w:color w:val="00B0F0"/>
          <w:sz w:val="24"/>
        </w:rPr>
        <w:t>【北京】北京发布</w:t>
      </w:r>
      <w:r w:rsidRPr="002F6CD0">
        <w:rPr>
          <w:rFonts w:ascii="Times New Roman" w:eastAsia="宋体" w:hAnsi="Times New Roman" w:cs="Times New Roman"/>
          <w:b/>
          <w:bCs/>
          <w:color w:val="00B0F0"/>
          <w:sz w:val="24"/>
        </w:rPr>
        <w:t>3</w:t>
      </w:r>
      <w:r w:rsidRPr="002F6CD0">
        <w:rPr>
          <w:rFonts w:ascii="Times New Roman" w:eastAsia="宋体" w:hAnsi="Times New Roman" w:cs="Times New Roman"/>
          <w:b/>
          <w:bCs/>
          <w:color w:val="00B0F0"/>
          <w:sz w:val="24"/>
        </w:rPr>
        <w:t>项碳普惠方法学，覆盖新能源汽车绿电消纳、电动网约车和居民分布式光伏</w:t>
      </w:r>
    </w:p>
    <w:p w14:paraId="40264CBA" w14:textId="53A611C5" w:rsidR="00CD2248" w:rsidRPr="002F6CD0" w:rsidRDefault="00CD2248" w:rsidP="00CD2248">
      <w:pPr>
        <w:spacing w:line="360" w:lineRule="auto"/>
        <w:rPr>
          <w:rFonts w:ascii="Times New Roman" w:eastAsia="宋体" w:hAnsi="Times New Roman" w:cs="Times New Roman"/>
          <w:b/>
          <w:bCs/>
          <w:color w:val="EE0000"/>
          <w:sz w:val="24"/>
        </w:rPr>
      </w:pPr>
      <w:r w:rsidRPr="002F6CD0">
        <w:rPr>
          <w:rFonts w:ascii="Times New Roman" w:eastAsia="宋体" w:hAnsi="Times New Roman" w:cs="Times New Roman"/>
          <w:b/>
          <w:bCs/>
          <w:color w:val="EE0000"/>
          <w:sz w:val="24"/>
        </w:rPr>
        <w:t>#</w:t>
      </w:r>
      <w:r w:rsidRPr="002F6CD0">
        <w:rPr>
          <w:rFonts w:ascii="Times New Roman" w:eastAsia="宋体" w:hAnsi="Times New Roman" w:cs="Times New Roman"/>
          <w:b/>
          <w:bCs/>
          <w:color w:val="EE0000"/>
          <w:sz w:val="24"/>
        </w:rPr>
        <w:t>碳普惠</w:t>
      </w:r>
      <w:r w:rsidRPr="002F6CD0">
        <w:rPr>
          <w:rFonts w:ascii="Times New Roman" w:eastAsia="宋体" w:hAnsi="Times New Roman" w:cs="Times New Roman"/>
          <w:b/>
          <w:bCs/>
          <w:color w:val="EE0000"/>
          <w:sz w:val="24"/>
        </w:rPr>
        <w:t xml:space="preserve"> #</w:t>
      </w:r>
      <w:r w:rsidRPr="002F6CD0">
        <w:rPr>
          <w:rFonts w:ascii="Times New Roman" w:eastAsia="宋体" w:hAnsi="Times New Roman" w:cs="Times New Roman"/>
          <w:b/>
          <w:bCs/>
          <w:color w:val="EE0000"/>
          <w:sz w:val="24"/>
        </w:rPr>
        <w:t>新能源汽车</w:t>
      </w:r>
      <w:r w:rsidR="00BF1E67">
        <w:rPr>
          <w:rFonts w:ascii="Times New Roman" w:eastAsia="宋体" w:hAnsi="Times New Roman" w:cs="Times New Roman" w:hint="eastAsia"/>
          <w:b/>
          <w:bCs/>
          <w:color w:val="EE0000"/>
          <w:sz w:val="24"/>
        </w:rPr>
        <w:t xml:space="preserve"> </w:t>
      </w:r>
      <w:r w:rsidRPr="002F6CD0">
        <w:rPr>
          <w:rFonts w:ascii="Times New Roman" w:eastAsia="宋体" w:hAnsi="Times New Roman" w:cs="Times New Roman"/>
          <w:b/>
          <w:bCs/>
          <w:color w:val="EE0000"/>
          <w:sz w:val="24"/>
        </w:rPr>
        <w:t>#</w:t>
      </w:r>
      <w:r w:rsidRPr="002F6CD0">
        <w:rPr>
          <w:rFonts w:ascii="Times New Roman" w:eastAsia="宋体" w:hAnsi="Times New Roman" w:cs="Times New Roman"/>
          <w:b/>
          <w:bCs/>
          <w:color w:val="EE0000"/>
          <w:sz w:val="24"/>
        </w:rPr>
        <w:t>分布式光伏</w:t>
      </w:r>
    </w:p>
    <w:p w14:paraId="185A3F59" w14:textId="0BE761F4" w:rsidR="00CD2248" w:rsidRPr="00CD2248" w:rsidRDefault="002335EB" w:rsidP="00E36F02">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9</w:t>
      </w:r>
      <w:r>
        <w:rPr>
          <w:rFonts w:ascii="Times New Roman" w:eastAsia="宋体" w:hAnsi="Times New Roman" w:cs="Times New Roman" w:hint="eastAsia"/>
          <w:color w:val="000000" w:themeColor="text1"/>
          <w:sz w:val="24"/>
        </w:rPr>
        <w:t>月</w:t>
      </w:r>
      <w:r>
        <w:rPr>
          <w:rFonts w:ascii="Times New Roman" w:eastAsia="宋体" w:hAnsi="Times New Roman" w:cs="Times New Roman" w:hint="eastAsia"/>
          <w:color w:val="000000" w:themeColor="text1"/>
          <w:sz w:val="24"/>
        </w:rPr>
        <w:t>4</w:t>
      </w:r>
      <w:r>
        <w:rPr>
          <w:rFonts w:ascii="Times New Roman" w:eastAsia="宋体" w:hAnsi="Times New Roman" w:cs="Times New Roman" w:hint="eastAsia"/>
          <w:color w:val="000000" w:themeColor="text1"/>
          <w:sz w:val="24"/>
        </w:rPr>
        <w:t>日，</w:t>
      </w:r>
      <w:r w:rsidR="00CD2248" w:rsidRPr="00CD2248">
        <w:rPr>
          <w:rFonts w:ascii="Times New Roman" w:eastAsia="宋体" w:hAnsi="Times New Roman" w:cs="Times New Roman"/>
          <w:color w:val="000000" w:themeColor="text1"/>
          <w:sz w:val="24"/>
        </w:rPr>
        <w:t>北京市生态环境局近日发布</w:t>
      </w:r>
      <w:r w:rsidR="00CD2248" w:rsidRPr="00CD2248">
        <w:rPr>
          <w:rFonts w:ascii="Times New Roman" w:eastAsia="宋体" w:hAnsi="Times New Roman" w:cs="Times New Roman"/>
          <w:color w:val="000000" w:themeColor="text1"/>
          <w:sz w:val="24"/>
        </w:rPr>
        <w:t>3</w:t>
      </w:r>
      <w:r w:rsidR="00CD2248" w:rsidRPr="00CD2248">
        <w:rPr>
          <w:rFonts w:ascii="Times New Roman" w:eastAsia="宋体" w:hAnsi="Times New Roman" w:cs="Times New Roman"/>
          <w:color w:val="000000" w:themeColor="text1"/>
          <w:sz w:val="24"/>
        </w:rPr>
        <w:t>项碳普惠方法学，</w:t>
      </w:r>
      <w:r w:rsidR="00CD2248" w:rsidRPr="00BF1E67">
        <w:rPr>
          <w:rFonts w:ascii="Times New Roman" w:eastAsia="宋体" w:hAnsi="Times New Roman" w:cs="Times New Roman"/>
          <w:b/>
          <w:bCs/>
          <w:color w:val="000000" w:themeColor="text1"/>
          <w:sz w:val="24"/>
        </w:rPr>
        <w:t>包括《北京市碳普惠一级方法学</w:t>
      </w:r>
      <w:r w:rsidR="00CD2248" w:rsidRPr="00BF1E67">
        <w:rPr>
          <w:rFonts w:ascii="Times New Roman" w:eastAsia="宋体" w:hAnsi="Times New Roman" w:cs="Times New Roman"/>
          <w:b/>
          <w:bCs/>
          <w:color w:val="000000" w:themeColor="text1"/>
          <w:sz w:val="24"/>
        </w:rPr>
        <w:t xml:space="preserve"> </w:t>
      </w:r>
      <w:r w:rsidR="00CD2248" w:rsidRPr="00BF1E67">
        <w:rPr>
          <w:rFonts w:ascii="Times New Roman" w:eastAsia="宋体" w:hAnsi="Times New Roman" w:cs="Times New Roman"/>
          <w:b/>
          <w:bCs/>
          <w:color w:val="000000" w:themeColor="text1"/>
          <w:sz w:val="24"/>
        </w:rPr>
        <w:t>新能源汽车消纳绿色电力》《北京市碳普惠一级方法学</w:t>
      </w:r>
      <w:r w:rsidR="00CD2248" w:rsidRPr="00BF1E67">
        <w:rPr>
          <w:rFonts w:ascii="Times New Roman" w:eastAsia="宋体" w:hAnsi="Times New Roman" w:cs="Times New Roman"/>
          <w:b/>
          <w:bCs/>
          <w:color w:val="000000" w:themeColor="text1"/>
          <w:sz w:val="24"/>
        </w:rPr>
        <w:t xml:space="preserve"> </w:t>
      </w:r>
      <w:r w:rsidR="00CD2248" w:rsidRPr="00BF1E67">
        <w:rPr>
          <w:rFonts w:ascii="Times New Roman" w:eastAsia="宋体" w:hAnsi="Times New Roman" w:cs="Times New Roman"/>
          <w:b/>
          <w:bCs/>
          <w:color w:val="000000" w:themeColor="text1"/>
          <w:sz w:val="24"/>
        </w:rPr>
        <w:t>电动网约车出行》和《北京市碳普惠二级方法学</w:t>
      </w:r>
      <w:r w:rsidR="00CD2248" w:rsidRPr="00BF1E67">
        <w:rPr>
          <w:rFonts w:ascii="Times New Roman" w:eastAsia="宋体" w:hAnsi="Times New Roman" w:cs="Times New Roman"/>
          <w:b/>
          <w:bCs/>
          <w:color w:val="000000" w:themeColor="text1"/>
          <w:sz w:val="24"/>
        </w:rPr>
        <w:t xml:space="preserve"> </w:t>
      </w:r>
      <w:r w:rsidR="00CD2248" w:rsidRPr="00BF1E67">
        <w:rPr>
          <w:rFonts w:ascii="Times New Roman" w:eastAsia="宋体" w:hAnsi="Times New Roman" w:cs="Times New Roman"/>
          <w:b/>
          <w:bCs/>
          <w:color w:val="000000" w:themeColor="text1"/>
          <w:sz w:val="24"/>
        </w:rPr>
        <w:t>鼓励居民分布式光伏发电自发自用》，</w:t>
      </w:r>
      <w:r w:rsidR="00CD2248" w:rsidRPr="00CD2248">
        <w:rPr>
          <w:rFonts w:ascii="Times New Roman" w:eastAsia="宋体" w:hAnsi="Times New Roman" w:cs="Times New Roman"/>
          <w:color w:val="000000" w:themeColor="text1"/>
          <w:sz w:val="24"/>
        </w:rPr>
        <w:lastRenderedPageBreak/>
        <w:t>自印发之日起施行</w:t>
      </w:r>
      <w:r w:rsidR="009D2B88">
        <w:rPr>
          <w:rFonts w:ascii="Times New Roman" w:eastAsia="宋体" w:hAnsi="Times New Roman" w:cs="Times New Roman" w:hint="eastAsia"/>
          <w:color w:val="000000" w:themeColor="text1"/>
          <w:sz w:val="24"/>
        </w:rPr>
        <w:t>，</w:t>
      </w:r>
      <w:r w:rsidR="00CD2248" w:rsidRPr="00CD2248">
        <w:rPr>
          <w:rFonts w:ascii="Times New Roman" w:eastAsia="宋体" w:hAnsi="Times New Roman" w:cs="Times New Roman"/>
          <w:color w:val="000000" w:themeColor="text1"/>
          <w:sz w:val="24"/>
        </w:rPr>
        <w:t>将进一步拓展北京市碳普惠应用范围，引导市民参与绿色低碳生产生活。详情</w:t>
      </w:r>
      <w:r w:rsidR="00CD2248" w:rsidRPr="00CD2248">
        <w:rPr>
          <w:rFonts w:ascii="Times New Roman" w:eastAsia="宋体" w:hAnsi="Times New Roman" w:cs="Times New Roman"/>
          <w:color w:val="000000" w:themeColor="text1"/>
          <w:sz w:val="24"/>
        </w:rPr>
        <w:t>&gt;&gt;</w:t>
      </w:r>
    </w:p>
    <w:p w14:paraId="30606915" w14:textId="07A78F82" w:rsidR="00CD2248" w:rsidRPr="002025F4" w:rsidRDefault="002025F4" w:rsidP="005B4CD0">
      <w:pPr>
        <w:spacing w:line="360" w:lineRule="auto"/>
        <w:rPr>
          <w:rFonts w:ascii="Times New Roman" w:eastAsia="宋体" w:hAnsi="Times New Roman" w:cs="Times New Roman"/>
          <w:color w:val="000000" w:themeColor="text1"/>
          <w:sz w:val="24"/>
        </w:rPr>
      </w:pPr>
      <w:hyperlink r:id="rId10" w:history="1">
        <w:r w:rsidRPr="002025F4">
          <w:rPr>
            <w:rFonts w:ascii="Times New Roman" w:eastAsia="宋体" w:hAnsi="Times New Roman" w:cs="Times New Roman"/>
            <w:sz w:val="24"/>
          </w:rPr>
          <w:t>https://mp.weixin.qq.com/s/SID4KCNC4jKSj33cfd42Bg</w:t>
        </w:r>
      </w:hyperlink>
    </w:p>
    <w:p w14:paraId="4068C12D" w14:textId="77777777" w:rsidR="002025F4" w:rsidRPr="002025F4" w:rsidRDefault="002025F4" w:rsidP="005B4CD0">
      <w:pPr>
        <w:spacing w:line="360" w:lineRule="auto"/>
        <w:rPr>
          <w:rFonts w:ascii="Times New Roman" w:eastAsia="宋体" w:hAnsi="Times New Roman" w:cs="Times New Roman"/>
          <w:b/>
          <w:bCs/>
          <w:color w:val="000000" w:themeColor="text1"/>
          <w:sz w:val="24"/>
        </w:rPr>
      </w:pPr>
    </w:p>
    <w:p w14:paraId="606A7D50" w14:textId="58E71CDC" w:rsidR="005B4CD0" w:rsidRPr="00BF1E67" w:rsidRDefault="005B4CD0" w:rsidP="005B4CD0">
      <w:pPr>
        <w:spacing w:line="360" w:lineRule="auto"/>
        <w:rPr>
          <w:rFonts w:ascii="Times New Roman" w:eastAsia="宋体" w:hAnsi="Times New Roman" w:cs="Times New Roman"/>
          <w:b/>
          <w:bCs/>
          <w:color w:val="00B0F0"/>
          <w:sz w:val="24"/>
        </w:rPr>
      </w:pPr>
      <w:bookmarkStart w:id="16" w:name="OLE_LINK59"/>
      <w:r w:rsidRPr="00BF1E67">
        <w:rPr>
          <w:rFonts w:ascii="Times New Roman" w:eastAsia="宋体" w:hAnsi="Times New Roman" w:cs="Times New Roman"/>
          <w:b/>
          <w:bCs/>
          <w:color w:val="00B0F0"/>
          <w:sz w:val="24"/>
        </w:rPr>
        <w:t>【四川】四川农业农村现代化</w:t>
      </w:r>
      <w:r w:rsidRPr="00BF1E67">
        <w:rPr>
          <w:rFonts w:ascii="Times New Roman" w:eastAsia="宋体" w:hAnsi="Times New Roman" w:cs="Times New Roman"/>
          <w:b/>
          <w:bCs/>
          <w:color w:val="00B0F0"/>
          <w:sz w:val="24"/>
        </w:rPr>
        <w:t>“</w:t>
      </w:r>
      <w:r w:rsidRPr="00BF1E67">
        <w:rPr>
          <w:rFonts w:ascii="Times New Roman" w:eastAsia="宋体" w:hAnsi="Times New Roman" w:cs="Times New Roman"/>
          <w:b/>
          <w:bCs/>
          <w:color w:val="00B0F0"/>
          <w:sz w:val="24"/>
        </w:rPr>
        <w:t>十五五</w:t>
      </w:r>
      <w:r w:rsidRPr="00BF1E67">
        <w:rPr>
          <w:rFonts w:ascii="Times New Roman" w:eastAsia="宋体" w:hAnsi="Times New Roman" w:cs="Times New Roman"/>
          <w:b/>
          <w:bCs/>
          <w:color w:val="00B0F0"/>
          <w:sz w:val="24"/>
        </w:rPr>
        <w:t>”</w:t>
      </w:r>
      <w:r w:rsidRPr="00BF1E67">
        <w:rPr>
          <w:rFonts w:ascii="Times New Roman" w:eastAsia="宋体" w:hAnsi="Times New Roman" w:cs="Times New Roman"/>
          <w:b/>
          <w:bCs/>
          <w:color w:val="00B0F0"/>
          <w:sz w:val="24"/>
        </w:rPr>
        <w:t>规划印发，</w:t>
      </w:r>
      <w:r w:rsidR="007F77AC" w:rsidRPr="007F77AC">
        <w:rPr>
          <w:rFonts w:ascii="Times New Roman" w:eastAsia="宋体" w:hAnsi="Times New Roman" w:cs="Times New Roman"/>
          <w:b/>
          <w:bCs/>
          <w:color w:val="00B0F0"/>
          <w:sz w:val="24"/>
        </w:rPr>
        <w:t>提出</w:t>
      </w:r>
      <w:r w:rsidR="008758DD">
        <w:rPr>
          <w:rFonts w:ascii="Times New Roman" w:eastAsia="宋体" w:hAnsi="Times New Roman" w:cs="Times New Roman" w:hint="eastAsia"/>
          <w:b/>
          <w:bCs/>
          <w:color w:val="00B0F0"/>
          <w:sz w:val="24"/>
        </w:rPr>
        <w:t>积极发展光伏等清洁能源，推荐农村绿色生活方式加快形成</w:t>
      </w:r>
    </w:p>
    <w:p w14:paraId="705640F3" w14:textId="30F7BB4D" w:rsidR="005B4CD0" w:rsidRPr="00BF1E67" w:rsidRDefault="005B4CD0" w:rsidP="005B4CD0">
      <w:pPr>
        <w:spacing w:line="360" w:lineRule="auto"/>
        <w:rPr>
          <w:rFonts w:ascii="Times New Roman" w:eastAsia="宋体" w:hAnsi="Times New Roman" w:cs="Times New Roman"/>
          <w:b/>
          <w:bCs/>
          <w:color w:val="EE0000"/>
          <w:sz w:val="24"/>
        </w:rPr>
      </w:pPr>
      <w:r w:rsidRPr="00BF1E67">
        <w:rPr>
          <w:rFonts w:ascii="Times New Roman" w:eastAsia="宋体" w:hAnsi="Times New Roman" w:cs="Times New Roman"/>
          <w:b/>
          <w:bCs/>
          <w:color w:val="EE0000"/>
          <w:sz w:val="24"/>
        </w:rPr>
        <w:t>#</w:t>
      </w:r>
      <w:r w:rsidRPr="00BF1E67">
        <w:rPr>
          <w:rFonts w:ascii="Times New Roman" w:eastAsia="宋体" w:hAnsi="Times New Roman" w:cs="Times New Roman"/>
          <w:b/>
          <w:bCs/>
          <w:color w:val="EE0000"/>
          <w:sz w:val="24"/>
        </w:rPr>
        <w:t>农业绿色转型</w:t>
      </w:r>
      <w:r w:rsidRPr="00BF1E67">
        <w:rPr>
          <w:rFonts w:ascii="Times New Roman" w:eastAsia="宋体" w:hAnsi="Times New Roman" w:cs="Times New Roman"/>
          <w:b/>
          <w:bCs/>
          <w:color w:val="EE0000"/>
          <w:sz w:val="24"/>
        </w:rPr>
        <w:t xml:space="preserve"> </w:t>
      </w:r>
      <w:r w:rsidR="008758DD">
        <w:rPr>
          <w:rFonts w:ascii="Times New Roman" w:eastAsia="宋体" w:hAnsi="Times New Roman" w:cs="Times New Roman" w:hint="eastAsia"/>
          <w:b/>
          <w:bCs/>
          <w:color w:val="EE0000"/>
          <w:sz w:val="24"/>
        </w:rPr>
        <w:t>#</w:t>
      </w:r>
      <w:r w:rsidR="008758DD">
        <w:rPr>
          <w:rFonts w:ascii="Times New Roman" w:eastAsia="宋体" w:hAnsi="Times New Roman" w:cs="Times New Roman" w:hint="eastAsia"/>
          <w:b/>
          <w:bCs/>
          <w:color w:val="EE0000"/>
          <w:sz w:val="24"/>
        </w:rPr>
        <w:t>资源化利用</w:t>
      </w:r>
    </w:p>
    <w:p w14:paraId="380690C8" w14:textId="5198F0D8" w:rsidR="005B4CD0" w:rsidRPr="005B4CD0" w:rsidRDefault="005B4CD0" w:rsidP="00107678">
      <w:pPr>
        <w:spacing w:line="360" w:lineRule="auto"/>
        <w:ind w:firstLineChars="200" w:firstLine="480"/>
        <w:rPr>
          <w:rFonts w:ascii="Times New Roman" w:eastAsia="宋体" w:hAnsi="Times New Roman" w:cs="Times New Roman"/>
          <w:color w:val="000000" w:themeColor="text1"/>
          <w:sz w:val="24"/>
        </w:rPr>
      </w:pPr>
      <w:r w:rsidRPr="005B4CD0">
        <w:rPr>
          <w:rFonts w:ascii="Times New Roman" w:eastAsia="宋体" w:hAnsi="Times New Roman" w:cs="Times New Roman"/>
          <w:color w:val="000000" w:themeColor="text1"/>
          <w:sz w:val="24"/>
        </w:rPr>
        <w:t>近日，《四川省加快农业农村现代化</w:t>
      </w:r>
      <w:r w:rsidRPr="005B4CD0">
        <w:rPr>
          <w:rFonts w:ascii="Times New Roman" w:eastAsia="宋体" w:hAnsi="Times New Roman" w:cs="Times New Roman"/>
          <w:color w:val="000000" w:themeColor="text1"/>
          <w:sz w:val="24"/>
        </w:rPr>
        <w:t>“</w:t>
      </w:r>
      <w:r w:rsidRPr="005B4CD0">
        <w:rPr>
          <w:rFonts w:ascii="Times New Roman" w:eastAsia="宋体" w:hAnsi="Times New Roman" w:cs="Times New Roman"/>
          <w:color w:val="000000" w:themeColor="text1"/>
          <w:sz w:val="24"/>
        </w:rPr>
        <w:t>十五五</w:t>
      </w:r>
      <w:r w:rsidRPr="005B4CD0">
        <w:rPr>
          <w:rFonts w:ascii="Times New Roman" w:eastAsia="宋体" w:hAnsi="Times New Roman" w:cs="Times New Roman"/>
          <w:color w:val="000000" w:themeColor="text1"/>
          <w:sz w:val="24"/>
        </w:rPr>
        <w:t>”</w:t>
      </w:r>
      <w:r w:rsidRPr="005B4CD0">
        <w:rPr>
          <w:rFonts w:ascii="Times New Roman" w:eastAsia="宋体" w:hAnsi="Times New Roman" w:cs="Times New Roman"/>
          <w:color w:val="000000" w:themeColor="text1"/>
          <w:sz w:val="24"/>
        </w:rPr>
        <w:t>规划》印发，</w:t>
      </w:r>
      <w:r w:rsidR="00E21FFC" w:rsidRPr="00E21FFC">
        <w:rPr>
          <w:rFonts w:ascii="Times New Roman" w:eastAsia="宋体" w:hAnsi="Times New Roman" w:cs="Times New Roman"/>
          <w:color w:val="000000" w:themeColor="text1"/>
          <w:sz w:val="24"/>
        </w:rPr>
        <w:t>提出加快农业发展全面绿色转型，提升乡村生态文明建设水平。</w:t>
      </w:r>
      <w:r w:rsidRPr="005B4CD0">
        <w:rPr>
          <w:rFonts w:ascii="Times New Roman" w:eastAsia="宋体" w:hAnsi="Times New Roman" w:cs="Times New Roman"/>
          <w:color w:val="000000" w:themeColor="text1"/>
          <w:sz w:val="24"/>
        </w:rPr>
        <w:t>规划明确，</w:t>
      </w:r>
      <w:r w:rsidR="007F77AC" w:rsidRPr="007F77AC">
        <w:rPr>
          <w:rFonts w:ascii="Times New Roman" w:eastAsia="宋体" w:hAnsi="Times New Roman" w:cs="Times New Roman"/>
          <w:color w:val="000000" w:themeColor="text1"/>
          <w:sz w:val="24"/>
        </w:rPr>
        <w:t>将推进农业资源节约和生态保育，实施种养循环行动，推动畜禽粪污资源化利用和废旧地膜回收处置，</w:t>
      </w:r>
      <w:r w:rsidR="007F77AC" w:rsidRPr="00672D79">
        <w:rPr>
          <w:rFonts w:ascii="Times New Roman" w:eastAsia="宋体" w:hAnsi="Times New Roman" w:cs="Times New Roman"/>
          <w:b/>
          <w:bCs/>
          <w:color w:val="000000" w:themeColor="text1"/>
          <w:sz w:val="24"/>
        </w:rPr>
        <w:t>促进农业节水增效，并实施农业农村减排固碳行动。同时，四川将积极发展光伏等清洁能源，推进农村绿色生产生活方式加快形成。</w:t>
      </w:r>
      <w:r w:rsidRPr="005B4CD0">
        <w:rPr>
          <w:rFonts w:ascii="Times New Roman" w:eastAsia="宋体" w:hAnsi="Times New Roman" w:cs="Times New Roman"/>
          <w:color w:val="000000" w:themeColor="text1"/>
          <w:sz w:val="24"/>
        </w:rPr>
        <w:t>详情</w:t>
      </w:r>
      <w:r w:rsidRPr="005B4CD0">
        <w:rPr>
          <w:rFonts w:ascii="Times New Roman" w:eastAsia="宋体" w:hAnsi="Times New Roman" w:cs="Times New Roman"/>
          <w:color w:val="000000" w:themeColor="text1"/>
          <w:sz w:val="24"/>
        </w:rPr>
        <w:t>&gt;&gt;</w:t>
      </w:r>
    </w:p>
    <w:bookmarkEnd w:id="16"/>
    <w:p w14:paraId="366905AA" w14:textId="3783455C" w:rsidR="00CF05B6" w:rsidRPr="00672D79" w:rsidRDefault="00ED664B" w:rsidP="005503F7">
      <w:pPr>
        <w:spacing w:line="360" w:lineRule="auto"/>
        <w:rPr>
          <w:rFonts w:ascii="Times New Roman" w:eastAsia="宋体" w:hAnsi="Times New Roman" w:cs="Times New Roman"/>
          <w:color w:val="000000" w:themeColor="text1"/>
          <w:sz w:val="24"/>
        </w:rPr>
      </w:pPr>
      <w:r w:rsidRPr="00672D79">
        <w:rPr>
          <w:rFonts w:ascii="Times New Roman" w:eastAsia="宋体" w:hAnsi="Times New Roman" w:cs="Times New Roman"/>
          <w:color w:val="000000" w:themeColor="text1"/>
          <w:sz w:val="24"/>
        </w:rPr>
        <w:fldChar w:fldCharType="begin"/>
      </w:r>
      <w:r w:rsidRPr="00672D79">
        <w:rPr>
          <w:rFonts w:ascii="Times New Roman" w:eastAsia="宋体" w:hAnsi="Times New Roman" w:cs="Times New Roman"/>
          <w:color w:val="000000" w:themeColor="text1"/>
          <w:sz w:val="24"/>
        </w:rPr>
        <w:instrText>HYPERLINK "https://mp.weixin.qq.com/s/y8BvYytV9h3jQ_BmHArRtg"</w:instrText>
      </w:r>
      <w:r w:rsidRPr="00672D79">
        <w:rPr>
          <w:rFonts w:ascii="Times New Roman" w:eastAsia="宋体" w:hAnsi="Times New Roman" w:cs="Times New Roman"/>
          <w:color w:val="000000" w:themeColor="text1"/>
          <w:sz w:val="24"/>
        </w:rPr>
      </w:r>
      <w:r w:rsidRPr="00672D79">
        <w:rPr>
          <w:rFonts w:ascii="Times New Roman" w:eastAsia="宋体" w:hAnsi="Times New Roman" w:cs="Times New Roman"/>
          <w:color w:val="000000" w:themeColor="text1"/>
          <w:sz w:val="24"/>
        </w:rPr>
        <w:fldChar w:fldCharType="separate"/>
      </w:r>
      <w:r w:rsidRPr="00672D79">
        <w:rPr>
          <w:rStyle w:val="a6"/>
          <w:rFonts w:ascii="Times New Roman" w:eastAsia="宋体" w:hAnsi="Times New Roman" w:cs="Times New Roman"/>
          <w:sz w:val="24"/>
        </w:rPr>
        <w:t>https://mp.weixin.qq.com/s/y8BvYytV9h3jQ_BmHArRtg</w:t>
      </w:r>
      <w:r w:rsidRPr="00672D79">
        <w:rPr>
          <w:rFonts w:ascii="Times New Roman" w:eastAsia="宋体" w:hAnsi="Times New Roman" w:cs="Times New Roman"/>
          <w:color w:val="000000" w:themeColor="text1"/>
          <w:sz w:val="24"/>
        </w:rPr>
        <w:fldChar w:fldCharType="end"/>
      </w:r>
    </w:p>
    <w:p w14:paraId="381B5EB7" w14:textId="77777777" w:rsidR="00F36AC9" w:rsidRPr="00F36AC9" w:rsidRDefault="00F36AC9" w:rsidP="005503F7">
      <w:pPr>
        <w:spacing w:line="360" w:lineRule="auto"/>
        <w:rPr>
          <w:rFonts w:ascii="Times New Roman" w:eastAsia="宋体" w:hAnsi="Times New Roman" w:cs="Times New Roman"/>
          <w:b/>
          <w:bCs/>
          <w:color w:val="000000" w:themeColor="text1"/>
          <w:sz w:val="24"/>
        </w:rPr>
      </w:pPr>
    </w:p>
    <w:p w14:paraId="373BB34C" w14:textId="77777777" w:rsidR="00CD2248" w:rsidRPr="006F332A" w:rsidRDefault="00CD2248" w:rsidP="00CD2248">
      <w:pPr>
        <w:spacing w:line="360" w:lineRule="auto"/>
        <w:rPr>
          <w:rFonts w:ascii="Times New Roman" w:eastAsia="宋体" w:hAnsi="Times New Roman" w:cs="Times New Roman"/>
          <w:b/>
          <w:bCs/>
          <w:color w:val="00B0F0"/>
          <w:sz w:val="24"/>
        </w:rPr>
      </w:pPr>
      <w:r w:rsidRPr="006F332A">
        <w:rPr>
          <w:rFonts w:ascii="Times New Roman" w:eastAsia="宋体" w:hAnsi="Times New Roman" w:cs="Times New Roman"/>
          <w:b/>
          <w:bCs/>
          <w:color w:val="00B0F0"/>
          <w:sz w:val="24"/>
        </w:rPr>
        <w:t>【重庆】重庆发布</w:t>
      </w:r>
      <w:r w:rsidRPr="006F332A">
        <w:rPr>
          <w:rFonts w:ascii="Times New Roman" w:eastAsia="宋体" w:hAnsi="Times New Roman" w:cs="Times New Roman"/>
          <w:b/>
          <w:bCs/>
          <w:color w:val="00B0F0"/>
          <w:sz w:val="24"/>
        </w:rPr>
        <w:t>“</w:t>
      </w:r>
      <w:r w:rsidRPr="006F332A">
        <w:rPr>
          <w:rFonts w:ascii="Times New Roman" w:eastAsia="宋体" w:hAnsi="Times New Roman" w:cs="Times New Roman"/>
          <w:b/>
          <w:bCs/>
          <w:color w:val="00B0F0"/>
          <w:sz w:val="24"/>
        </w:rPr>
        <w:t>十五五</w:t>
      </w:r>
      <w:r w:rsidRPr="006F332A">
        <w:rPr>
          <w:rFonts w:ascii="Times New Roman" w:eastAsia="宋体" w:hAnsi="Times New Roman" w:cs="Times New Roman"/>
          <w:b/>
          <w:bCs/>
          <w:color w:val="00B0F0"/>
          <w:sz w:val="24"/>
        </w:rPr>
        <w:t>”</w:t>
      </w:r>
      <w:r w:rsidRPr="006F332A">
        <w:rPr>
          <w:rFonts w:ascii="Times New Roman" w:eastAsia="宋体" w:hAnsi="Times New Roman" w:cs="Times New Roman"/>
          <w:b/>
          <w:bCs/>
          <w:color w:val="00B0F0"/>
          <w:sz w:val="24"/>
        </w:rPr>
        <w:t>美丽重庆建设规划，提出</w:t>
      </w:r>
      <w:r w:rsidRPr="006F332A">
        <w:rPr>
          <w:rFonts w:ascii="Times New Roman" w:eastAsia="宋体" w:hAnsi="Times New Roman" w:cs="Times New Roman"/>
          <w:b/>
          <w:bCs/>
          <w:color w:val="00B0F0"/>
          <w:sz w:val="24"/>
        </w:rPr>
        <w:t>2030</w:t>
      </w:r>
      <w:r w:rsidRPr="006F332A">
        <w:rPr>
          <w:rFonts w:ascii="Times New Roman" w:eastAsia="宋体" w:hAnsi="Times New Roman" w:cs="Times New Roman"/>
          <w:b/>
          <w:bCs/>
          <w:color w:val="00B0F0"/>
          <w:sz w:val="24"/>
        </w:rPr>
        <w:t>年建成绿色工厂</w:t>
      </w:r>
      <w:r w:rsidRPr="006F332A">
        <w:rPr>
          <w:rFonts w:ascii="Times New Roman" w:eastAsia="宋体" w:hAnsi="Times New Roman" w:cs="Times New Roman"/>
          <w:b/>
          <w:bCs/>
          <w:color w:val="00B0F0"/>
          <w:sz w:val="24"/>
        </w:rPr>
        <w:t>500</w:t>
      </w:r>
      <w:r w:rsidRPr="006F332A">
        <w:rPr>
          <w:rFonts w:ascii="Times New Roman" w:eastAsia="宋体" w:hAnsi="Times New Roman" w:cs="Times New Roman"/>
          <w:b/>
          <w:bCs/>
          <w:color w:val="00B0F0"/>
          <w:sz w:val="24"/>
        </w:rPr>
        <w:t>个、清洁能源装机占比达</w:t>
      </w:r>
      <w:r w:rsidRPr="006F332A">
        <w:rPr>
          <w:rFonts w:ascii="Times New Roman" w:eastAsia="宋体" w:hAnsi="Times New Roman" w:cs="Times New Roman"/>
          <w:b/>
          <w:bCs/>
          <w:color w:val="00B0F0"/>
          <w:sz w:val="24"/>
        </w:rPr>
        <w:t>50%</w:t>
      </w:r>
    </w:p>
    <w:p w14:paraId="085A2907" w14:textId="0CA977DF" w:rsidR="00CD2248" w:rsidRPr="006F332A" w:rsidRDefault="00CD2248" w:rsidP="00CD2248">
      <w:pPr>
        <w:spacing w:line="360" w:lineRule="auto"/>
        <w:rPr>
          <w:rFonts w:ascii="Times New Roman" w:eastAsia="宋体" w:hAnsi="Times New Roman" w:cs="Times New Roman"/>
          <w:b/>
          <w:bCs/>
          <w:color w:val="EE0000"/>
          <w:sz w:val="24"/>
        </w:rPr>
      </w:pPr>
      <w:r w:rsidRPr="006F332A">
        <w:rPr>
          <w:rFonts w:ascii="Times New Roman" w:eastAsia="宋体" w:hAnsi="Times New Roman" w:cs="Times New Roman"/>
          <w:b/>
          <w:bCs/>
          <w:color w:val="EE0000"/>
          <w:sz w:val="24"/>
        </w:rPr>
        <w:t>#</w:t>
      </w:r>
      <w:r w:rsidRPr="006F332A">
        <w:rPr>
          <w:rFonts w:ascii="Times New Roman" w:eastAsia="宋体" w:hAnsi="Times New Roman" w:cs="Times New Roman"/>
          <w:b/>
          <w:bCs/>
          <w:color w:val="EE0000"/>
          <w:sz w:val="24"/>
        </w:rPr>
        <w:t>美丽重庆</w:t>
      </w:r>
      <w:r w:rsidRPr="006F332A">
        <w:rPr>
          <w:rFonts w:ascii="Times New Roman" w:eastAsia="宋体" w:hAnsi="Times New Roman" w:cs="Times New Roman"/>
          <w:b/>
          <w:bCs/>
          <w:color w:val="EE0000"/>
          <w:sz w:val="24"/>
        </w:rPr>
        <w:t xml:space="preserve"> #</w:t>
      </w:r>
      <w:r w:rsidRPr="006F332A">
        <w:rPr>
          <w:rFonts w:ascii="Times New Roman" w:eastAsia="宋体" w:hAnsi="Times New Roman" w:cs="Times New Roman"/>
          <w:b/>
          <w:bCs/>
          <w:color w:val="EE0000"/>
          <w:sz w:val="24"/>
        </w:rPr>
        <w:t>十五五规划</w:t>
      </w:r>
      <w:r w:rsidRPr="006F332A">
        <w:rPr>
          <w:rFonts w:ascii="Times New Roman" w:eastAsia="宋体" w:hAnsi="Times New Roman" w:cs="Times New Roman"/>
          <w:b/>
          <w:bCs/>
          <w:color w:val="EE0000"/>
          <w:sz w:val="24"/>
        </w:rPr>
        <w:t xml:space="preserve"> #</w:t>
      </w:r>
      <w:r w:rsidRPr="006F332A">
        <w:rPr>
          <w:rFonts w:ascii="Times New Roman" w:eastAsia="宋体" w:hAnsi="Times New Roman" w:cs="Times New Roman"/>
          <w:b/>
          <w:bCs/>
          <w:color w:val="EE0000"/>
          <w:sz w:val="24"/>
        </w:rPr>
        <w:t>绿色低碳转型</w:t>
      </w:r>
      <w:r w:rsidRPr="006F332A">
        <w:rPr>
          <w:rFonts w:ascii="Times New Roman" w:eastAsia="宋体" w:hAnsi="Times New Roman" w:cs="Times New Roman"/>
          <w:b/>
          <w:bCs/>
          <w:color w:val="EE0000"/>
          <w:sz w:val="24"/>
        </w:rPr>
        <w:t xml:space="preserve"> </w:t>
      </w:r>
    </w:p>
    <w:p w14:paraId="05E4B0C9" w14:textId="75E50CA5" w:rsidR="00CD2248" w:rsidRPr="00CD2248" w:rsidRDefault="00CD2248" w:rsidP="006F332A">
      <w:pPr>
        <w:spacing w:line="360" w:lineRule="auto"/>
        <w:ind w:firstLineChars="200" w:firstLine="480"/>
        <w:rPr>
          <w:rFonts w:ascii="Times New Roman" w:eastAsia="宋体" w:hAnsi="Times New Roman" w:cs="Times New Roman"/>
          <w:color w:val="000000" w:themeColor="text1"/>
          <w:sz w:val="24"/>
        </w:rPr>
      </w:pPr>
      <w:r w:rsidRPr="00CD2248">
        <w:rPr>
          <w:rFonts w:ascii="Times New Roman" w:eastAsia="宋体" w:hAnsi="Times New Roman" w:cs="Times New Roman"/>
          <w:color w:val="000000" w:themeColor="text1"/>
          <w:sz w:val="24"/>
        </w:rPr>
        <w:t>近日，重庆市人民政府发布《重庆市</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十五五</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美丽重庆建设规划（</w:t>
      </w:r>
      <w:r w:rsidRPr="00CD2248">
        <w:rPr>
          <w:rFonts w:ascii="Times New Roman" w:eastAsia="宋体" w:hAnsi="Times New Roman" w:cs="Times New Roman"/>
          <w:color w:val="000000" w:themeColor="text1"/>
          <w:sz w:val="24"/>
        </w:rPr>
        <w:t>2026—2030</w:t>
      </w:r>
      <w:r w:rsidRPr="00CD2248">
        <w:rPr>
          <w:rFonts w:ascii="Times New Roman" w:eastAsia="宋体" w:hAnsi="Times New Roman" w:cs="Times New Roman"/>
          <w:color w:val="000000" w:themeColor="text1"/>
          <w:sz w:val="24"/>
        </w:rPr>
        <w:t>年）》，锚定</w:t>
      </w:r>
      <w:r w:rsidRPr="00CD2248">
        <w:rPr>
          <w:rFonts w:ascii="Times New Roman" w:eastAsia="宋体" w:hAnsi="Times New Roman" w:cs="Times New Roman"/>
          <w:color w:val="000000" w:themeColor="text1"/>
          <w:sz w:val="24"/>
        </w:rPr>
        <w:t>2030</w:t>
      </w:r>
      <w:r w:rsidRPr="00CD2248">
        <w:rPr>
          <w:rFonts w:ascii="Times New Roman" w:eastAsia="宋体" w:hAnsi="Times New Roman" w:cs="Times New Roman"/>
          <w:color w:val="000000" w:themeColor="text1"/>
          <w:sz w:val="24"/>
        </w:rPr>
        <w:t>年</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川渝地区美丽中国先行区基本建成</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2035</w:t>
      </w:r>
      <w:r w:rsidRPr="00CD2248">
        <w:rPr>
          <w:rFonts w:ascii="Times New Roman" w:eastAsia="宋体" w:hAnsi="Times New Roman" w:cs="Times New Roman"/>
          <w:color w:val="000000" w:themeColor="text1"/>
          <w:sz w:val="24"/>
        </w:rPr>
        <w:t>年</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生态环境根本好转</w:t>
      </w:r>
      <w:r w:rsidRPr="00CD2248">
        <w:rPr>
          <w:rFonts w:ascii="Times New Roman" w:eastAsia="宋体" w:hAnsi="Times New Roman" w:cs="Times New Roman"/>
          <w:color w:val="000000" w:themeColor="text1"/>
          <w:sz w:val="24"/>
        </w:rPr>
        <w:t>”</w:t>
      </w:r>
      <w:r w:rsidRPr="00CD2248">
        <w:rPr>
          <w:rFonts w:ascii="Times New Roman" w:eastAsia="宋体" w:hAnsi="Times New Roman" w:cs="Times New Roman"/>
          <w:color w:val="000000" w:themeColor="text1"/>
          <w:sz w:val="24"/>
        </w:rPr>
        <w:t>两个节点，设置</w:t>
      </w:r>
      <w:r w:rsidRPr="00CD2248">
        <w:rPr>
          <w:rFonts w:ascii="Times New Roman" w:eastAsia="宋体" w:hAnsi="Times New Roman" w:cs="Times New Roman"/>
          <w:color w:val="000000" w:themeColor="text1"/>
          <w:sz w:val="24"/>
        </w:rPr>
        <w:t>22</w:t>
      </w:r>
      <w:r w:rsidRPr="00CD2248">
        <w:rPr>
          <w:rFonts w:ascii="Times New Roman" w:eastAsia="宋体" w:hAnsi="Times New Roman" w:cs="Times New Roman"/>
          <w:color w:val="000000" w:themeColor="text1"/>
          <w:sz w:val="24"/>
        </w:rPr>
        <w:t>项指标、</w:t>
      </w:r>
      <w:r w:rsidRPr="00CD2248">
        <w:rPr>
          <w:rFonts w:ascii="Times New Roman" w:eastAsia="宋体" w:hAnsi="Times New Roman" w:cs="Times New Roman"/>
          <w:color w:val="000000" w:themeColor="text1"/>
          <w:sz w:val="24"/>
        </w:rPr>
        <w:t>58</w:t>
      </w:r>
      <w:r w:rsidRPr="00CD2248">
        <w:rPr>
          <w:rFonts w:ascii="Times New Roman" w:eastAsia="宋体" w:hAnsi="Times New Roman" w:cs="Times New Roman"/>
          <w:color w:val="000000" w:themeColor="text1"/>
          <w:sz w:val="24"/>
        </w:rPr>
        <w:t>项任务和</w:t>
      </w:r>
      <w:r w:rsidRPr="00CD2248">
        <w:rPr>
          <w:rFonts w:ascii="Times New Roman" w:eastAsia="宋体" w:hAnsi="Times New Roman" w:cs="Times New Roman"/>
          <w:color w:val="000000" w:themeColor="text1"/>
          <w:sz w:val="24"/>
        </w:rPr>
        <w:t>22</w:t>
      </w:r>
      <w:r w:rsidRPr="00CD2248">
        <w:rPr>
          <w:rFonts w:ascii="Times New Roman" w:eastAsia="宋体" w:hAnsi="Times New Roman" w:cs="Times New Roman"/>
          <w:color w:val="000000" w:themeColor="text1"/>
          <w:sz w:val="24"/>
        </w:rPr>
        <w:t>个重大事项。</w:t>
      </w:r>
      <w:r w:rsidRPr="00274F59">
        <w:rPr>
          <w:rFonts w:ascii="Times New Roman" w:eastAsia="宋体" w:hAnsi="Times New Roman" w:cs="Times New Roman"/>
          <w:b/>
          <w:bCs/>
          <w:color w:val="000000" w:themeColor="text1"/>
          <w:sz w:val="24"/>
        </w:rPr>
        <w:t>规划明确，将以产业、能源、交通</w:t>
      </w:r>
      <w:r w:rsidRPr="00274F59">
        <w:rPr>
          <w:rFonts w:ascii="Times New Roman" w:eastAsia="宋体" w:hAnsi="Times New Roman" w:cs="Times New Roman"/>
          <w:b/>
          <w:bCs/>
          <w:color w:val="000000" w:themeColor="text1"/>
          <w:sz w:val="24"/>
        </w:rPr>
        <w:t>“</w:t>
      </w:r>
      <w:r w:rsidRPr="00274F59">
        <w:rPr>
          <w:rFonts w:ascii="Times New Roman" w:eastAsia="宋体" w:hAnsi="Times New Roman" w:cs="Times New Roman"/>
          <w:b/>
          <w:bCs/>
          <w:color w:val="000000" w:themeColor="text1"/>
          <w:sz w:val="24"/>
        </w:rPr>
        <w:t>三大结构</w:t>
      </w:r>
      <w:r w:rsidRPr="00274F59">
        <w:rPr>
          <w:rFonts w:ascii="Times New Roman" w:eastAsia="宋体" w:hAnsi="Times New Roman" w:cs="Times New Roman"/>
          <w:b/>
          <w:bCs/>
          <w:color w:val="000000" w:themeColor="text1"/>
          <w:sz w:val="24"/>
        </w:rPr>
        <w:t>”</w:t>
      </w:r>
      <w:r w:rsidRPr="00274F59">
        <w:rPr>
          <w:rFonts w:ascii="Times New Roman" w:eastAsia="宋体" w:hAnsi="Times New Roman" w:cs="Times New Roman"/>
          <w:b/>
          <w:bCs/>
          <w:color w:val="000000" w:themeColor="text1"/>
          <w:sz w:val="24"/>
        </w:rPr>
        <w:t>绿色低碳转型为重点，到</w:t>
      </w:r>
      <w:r w:rsidRPr="00274F59">
        <w:rPr>
          <w:rFonts w:ascii="Times New Roman" w:eastAsia="宋体" w:hAnsi="Times New Roman" w:cs="Times New Roman"/>
          <w:b/>
          <w:bCs/>
          <w:color w:val="000000" w:themeColor="text1"/>
          <w:sz w:val="24"/>
        </w:rPr>
        <w:t>2030</w:t>
      </w:r>
      <w:r w:rsidRPr="00274F59">
        <w:rPr>
          <w:rFonts w:ascii="Times New Roman" w:eastAsia="宋体" w:hAnsi="Times New Roman" w:cs="Times New Roman"/>
          <w:b/>
          <w:bCs/>
          <w:color w:val="000000" w:themeColor="text1"/>
          <w:sz w:val="24"/>
        </w:rPr>
        <w:t>年累计建成绿色工厂</w:t>
      </w:r>
      <w:r w:rsidRPr="00274F59">
        <w:rPr>
          <w:rFonts w:ascii="Times New Roman" w:eastAsia="宋体" w:hAnsi="Times New Roman" w:cs="Times New Roman"/>
          <w:b/>
          <w:bCs/>
          <w:color w:val="000000" w:themeColor="text1"/>
          <w:sz w:val="24"/>
        </w:rPr>
        <w:t>500</w:t>
      </w:r>
      <w:r w:rsidRPr="00274F59">
        <w:rPr>
          <w:rFonts w:ascii="Times New Roman" w:eastAsia="宋体" w:hAnsi="Times New Roman" w:cs="Times New Roman"/>
          <w:b/>
          <w:bCs/>
          <w:color w:val="000000" w:themeColor="text1"/>
          <w:sz w:val="24"/>
        </w:rPr>
        <w:t>个、绿色园区</w:t>
      </w:r>
      <w:r w:rsidRPr="00274F59">
        <w:rPr>
          <w:rFonts w:ascii="Times New Roman" w:eastAsia="宋体" w:hAnsi="Times New Roman" w:cs="Times New Roman"/>
          <w:b/>
          <w:bCs/>
          <w:color w:val="000000" w:themeColor="text1"/>
          <w:sz w:val="24"/>
        </w:rPr>
        <w:t>36</w:t>
      </w:r>
      <w:r w:rsidRPr="00274F59">
        <w:rPr>
          <w:rFonts w:ascii="Times New Roman" w:eastAsia="宋体" w:hAnsi="Times New Roman" w:cs="Times New Roman"/>
          <w:b/>
          <w:bCs/>
          <w:color w:val="000000" w:themeColor="text1"/>
          <w:sz w:val="24"/>
        </w:rPr>
        <w:t>个，清洁能源装机占比达</w:t>
      </w:r>
      <w:r w:rsidRPr="00274F59">
        <w:rPr>
          <w:rFonts w:ascii="Times New Roman" w:eastAsia="宋体" w:hAnsi="Times New Roman" w:cs="Times New Roman"/>
          <w:b/>
          <w:bCs/>
          <w:color w:val="000000" w:themeColor="text1"/>
          <w:sz w:val="24"/>
        </w:rPr>
        <w:t>50%</w:t>
      </w:r>
      <w:r w:rsidRPr="00274F59">
        <w:rPr>
          <w:rFonts w:ascii="Times New Roman" w:eastAsia="宋体" w:hAnsi="Times New Roman" w:cs="Times New Roman"/>
          <w:b/>
          <w:bCs/>
          <w:color w:val="000000" w:themeColor="text1"/>
          <w:sz w:val="24"/>
        </w:rPr>
        <w:t>，煤炭消费比重降至</w:t>
      </w:r>
      <w:r w:rsidRPr="00274F59">
        <w:rPr>
          <w:rFonts w:ascii="Times New Roman" w:eastAsia="宋体" w:hAnsi="Times New Roman" w:cs="Times New Roman"/>
          <w:b/>
          <w:bCs/>
          <w:color w:val="000000" w:themeColor="text1"/>
          <w:sz w:val="24"/>
        </w:rPr>
        <w:t>39%</w:t>
      </w:r>
      <w:r w:rsidRPr="00274F59">
        <w:rPr>
          <w:rFonts w:ascii="Times New Roman" w:eastAsia="宋体" w:hAnsi="Times New Roman" w:cs="Times New Roman"/>
          <w:b/>
          <w:bCs/>
          <w:color w:val="000000" w:themeColor="text1"/>
          <w:sz w:val="24"/>
        </w:rPr>
        <w:t>，中心城区公交车和巡游出租车纯电动化占比超</w:t>
      </w:r>
      <w:r w:rsidRPr="00274F59">
        <w:rPr>
          <w:rFonts w:ascii="Times New Roman" w:eastAsia="宋体" w:hAnsi="Times New Roman" w:cs="Times New Roman"/>
          <w:b/>
          <w:bCs/>
          <w:color w:val="000000" w:themeColor="text1"/>
          <w:sz w:val="24"/>
        </w:rPr>
        <w:t>80%</w:t>
      </w:r>
      <w:r w:rsidRPr="00274F59">
        <w:rPr>
          <w:rFonts w:ascii="Times New Roman" w:eastAsia="宋体" w:hAnsi="Times New Roman" w:cs="Times New Roman"/>
          <w:b/>
          <w:bCs/>
          <w:color w:val="000000" w:themeColor="text1"/>
          <w:sz w:val="24"/>
        </w:rPr>
        <w:t>。</w:t>
      </w:r>
      <w:r w:rsidRPr="00CD2248">
        <w:rPr>
          <w:rFonts w:ascii="Times New Roman" w:eastAsia="宋体" w:hAnsi="Times New Roman" w:cs="Times New Roman"/>
          <w:color w:val="000000" w:themeColor="text1"/>
          <w:sz w:val="24"/>
        </w:rPr>
        <w:t>详情</w:t>
      </w:r>
      <w:r w:rsidRPr="00CD2248">
        <w:rPr>
          <w:rFonts w:ascii="Times New Roman" w:eastAsia="宋体" w:hAnsi="Times New Roman" w:cs="Times New Roman"/>
          <w:color w:val="000000" w:themeColor="text1"/>
          <w:sz w:val="24"/>
        </w:rPr>
        <w:t>&gt;&gt;</w:t>
      </w:r>
    </w:p>
    <w:p w14:paraId="34C5CA36" w14:textId="0C5C367B" w:rsidR="00904711" w:rsidRPr="00672D79" w:rsidRDefault="00E677CD" w:rsidP="005503F7">
      <w:pPr>
        <w:spacing w:line="360" w:lineRule="auto"/>
        <w:rPr>
          <w:rFonts w:eastAsia="宋体"/>
        </w:rPr>
      </w:pPr>
      <w:hyperlink r:id="rId11" w:history="1">
        <w:r w:rsidRPr="00E677CD">
          <w:rPr>
            <w:rFonts w:ascii="Times New Roman" w:eastAsia="宋体" w:hAnsi="Times New Roman" w:cs="Times New Roman"/>
            <w:sz w:val="24"/>
          </w:rPr>
          <w:t>https://mp.weixin.qq.com/s/Rf05-HmzyYUj-zgOK1QiNQ</w:t>
        </w:r>
      </w:hyperlink>
    </w:p>
    <w:p w14:paraId="2A8B05AA" w14:textId="77777777" w:rsidR="00E677CD" w:rsidRPr="00E677CD" w:rsidRDefault="00E677CD" w:rsidP="005503F7">
      <w:pPr>
        <w:spacing w:line="360" w:lineRule="auto"/>
        <w:rPr>
          <w:rFonts w:ascii="Times New Roman" w:eastAsia="宋体" w:hAnsi="Times New Roman" w:cs="Times New Roman"/>
          <w:b/>
          <w:bCs/>
          <w:color w:val="000000" w:themeColor="text1"/>
          <w:sz w:val="24"/>
        </w:rPr>
      </w:pPr>
    </w:p>
    <w:p w14:paraId="53AC6A15" w14:textId="5B414FE7" w:rsidR="00EB0182" w:rsidRPr="00613819" w:rsidRDefault="00EB0182" w:rsidP="00EB0182">
      <w:pPr>
        <w:spacing w:line="360" w:lineRule="auto"/>
        <w:rPr>
          <w:rFonts w:ascii="Times New Roman" w:eastAsia="宋体" w:hAnsi="Times New Roman" w:cs="Times New Roman"/>
          <w:b/>
          <w:bCs/>
          <w:color w:val="00B0F0"/>
          <w:sz w:val="24"/>
        </w:rPr>
      </w:pPr>
      <w:r w:rsidRPr="00613819">
        <w:rPr>
          <w:rFonts w:ascii="Times New Roman" w:eastAsia="宋体" w:hAnsi="Times New Roman" w:cs="Times New Roman"/>
          <w:b/>
          <w:bCs/>
          <w:color w:val="00B0F0"/>
          <w:sz w:val="24"/>
        </w:rPr>
        <w:t>【</w:t>
      </w:r>
      <w:r w:rsidR="002B2CB9">
        <w:rPr>
          <w:rFonts w:ascii="Times New Roman" w:eastAsia="宋体" w:hAnsi="Times New Roman" w:cs="Times New Roman" w:hint="eastAsia"/>
          <w:b/>
          <w:bCs/>
          <w:color w:val="00B0F0"/>
          <w:sz w:val="24"/>
        </w:rPr>
        <w:t>深圳</w:t>
      </w:r>
      <w:r w:rsidRPr="00613819">
        <w:rPr>
          <w:rFonts w:ascii="Times New Roman" w:eastAsia="宋体" w:hAnsi="Times New Roman" w:cs="Times New Roman"/>
          <w:b/>
          <w:bCs/>
          <w:color w:val="00B0F0"/>
          <w:sz w:val="24"/>
        </w:rPr>
        <w:t>】深圳碳金融产品累计实现约</w:t>
      </w:r>
      <w:r w:rsidRPr="00613819">
        <w:rPr>
          <w:rFonts w:ascii="Times New Roman" w:eastAsia="宋体" w:hAnsi="Times New Roman" w:cs="Times New Roman"/>
          <w:b/>
          <w:bCs/>
          <w:color w:val="00B0F0"/>
          <w:sz w:val="24"/>
        </w:rPr>
        <w:t>18</w:t>
      </w:r>
      <w:r w:rsidRPr="00613819">
        <w:rPr>
          <w:rFonts w:ascii="Times New Roman" w:eastAsia="宋体" w:hAnsi="Times New Roman" w:cs="Times New Roman"/>
          <w:b/>
          <w:bCs/>
          <w:color w:val="00B0F0"/>
          <w:sz w:val="24"/>
        </w:rPr>
        <w:t>亿元低碳融资，落地全国首单碳资产证券化产品</w:t>
      </w:r>
    </w:p>
    <w:p w14:paraId="186E9B3F" w14:textId="439CF0C3" w:rsidR="00EB0182" w:rsidRPr="00613819" w:rsidRDefault="00EB0182" w:rsidP="00EB0182">
      <w:pPr>
        <w:spacing w:line="360" w:lineRule="auto"/>
        <w:rPr>
          <w:rFonts w:ascii="Times New Roman" w:eastAsia="宋体" w:hAnsi="Times New Roman" w:cs="Times New Roman"/>
          <w:b/>
          <w:bCs/>
          <w:color w:val="EE0000"/>
          <w:sz w:val="24"/>
        </w:rPr>
      </w:pPr>
      <w:r w:rsidRPr="00613819">
        <w:rPr>
          <w:rFonts w:ascii="Times New Roman" w:eastAsia="宋体" w:hAnsi="Times New Roman" w:cs="Times New Roman"/>
          <w:b/>
          <w:bCs/>
          <w:color w:val="EE0000"/>
          <w:sz w:val="24"/>
        </w:rPr>
        <w:t>#</w:t>
      </w:r>
      <w:r w:rsidRPr="00613819">
        <w:rPr>
          <w:rFonts w:ascii="Times New Roman" w:eastAsia="宋体" w:hAnsi="Times New Roman" w:cs="Times New Roman"/>
          <w:b/>
          <w:bCs/>
          <w:color w:val="EE0000"/>
          <w:sz w:val="24"/>
        </w:rPr>
        <w:t>碳金融</w:t>
      </w:r>
      <w:r w:rsidRPr="00613819">
        <w:rPr>
          <w:rFonts w:ascii="Times New Roman" w:eastAsia="宋体" w:hAnsi="Times New Roman" w:cs="Times New Roman"/>
          <w:b/>
          <w:bCs/>
          <w:color w:val="EE0000"/>
          <w:sz w:val="24"/>
        </w:rPr>
        <w:t xml:space="preserve"> #</w:t>
      </w:r>
      <w:r w:rsidRPr="00613819">
        <w:rPr>
          <w:rFonts w:ascii="Times New Roman" w:eastAsia="宋体" w:hAnsi="Times New Roman" w:cs="Times New Roman"/>
          <w:b/>
          <w:bCs/>
          <w:color w:val="EE0000"/>
          <w:sz w:val="24"/>
        </w:rPr>
        <w:t>碳资产</w:t>
      </w:r>
    </w:p>
    <w:p w14:paraId="66467DC7" w14:textId="10B33C21" w:rsidR="00EB0182" w:rsidRPr="00EB0182" w:rsidRDefault="00EB0182" w:rsidP="00613819">
      <w:pPr>
        <w:spacing w:line="360" w:lineRule="auto"/>
        <w:ind w:firstLineChars="200" w:firstLine="480"/>
        <w:rPr>
          <w:rFonts w:ascii="Times New Roman" w:eastAsia="宋体" w:hAnsi="Times New Roman" w:cs="Times New Roman"/>
          <w:color w:val="000000" w:themeColor="text1"/>
          <w:sz w:val="24"/>
        </w:rPr>
      </w:pPr>
      <w:r w:rsidRPr="00EB0182">
        <w:rPr>
          <w:rFonts w:ascii="Times New Roman" w:eastAsia="宋体" w:hAnsi="Times New Roman" w:cs="Times New Roman"/>
          <w:color w:val="000000" w:themeColor="text1"/>
          <w:sz w:val="24"/>
        </w:rPr>
        <w:t>深圳作为国家首批碳排放权交易试点城市，截</w:t>
      </w:r>
      <w:r w:rsidRPr="002B2CB9">
        <w:rPr>
          <w:rFonts w:ascii="Times New Roman" w:eastAsia="宋体" w:hAnsi="Times New Roman" w:cs="Times New Roman"/>
          <w:b/>
          <w:bCs/>
          <w:color w:val="000000" w:themeColor="text1"/>
          <w:sz w:val="24"/>
        </w:rPr>
        <w:t>至</w:t>
      </w:r>
      <w:r w:rsidRPr="002B2CB9">
        <w:rPr>
          <w:rFonts w:ascii="Times New Roman" w:eastAsia="宋体" w:hAnsi="Times New Roman" w:cs="Times New Roman"/>
          <w:b/>
          <w:bCs/>
          <w:color w:val="000000" w:themeColor="text1"/>
          <w:sz w:val="24"/>
        </w:rPr>
        <w:t>2025</w:t>
      </w:r>
      <w:r w:rsidRPr="002B2CB9">
        <w:rPr>
          <w:rFonts w:ascii="Times New Roman" w:eastAsia="宋体" w:hAnsi="Times New Roman" w:cs="Times New Roman"/>
          <w:b/>
          <w:bCs/>
          <w:color w:val="000000" w:themeColor="text1"/>
          <w:sz w:val="24"/>
        </w:rPr>
        <w:t>年底，深圳碳金融产</w:t>
      </w:r>
      <w:r w:rsidRPr="002B2CB9">
        <w:rPr>
          <w:rFonts w:ascii="Times New Roman" w:eastAsia="宋体" w:hAnsi="Times New Roman" w:cs="Times New Roman"/>
          <w:b/>
          <w:bCs/>
          <w:color w:val="000000" w:themeColor="text1"/>
          <w:sz w:val="24"/>
        </w:rPr>
        <w:lastRenderedPageBreak/>
        <w:t>品累计为重点排放企业实现约</w:t>
      </w:r>
      <w:r w:rsidRPr="002B2CB9">
        <w:rPr>
          <w:rFonts w:ascii="Times New Roman" w:eastAsia="宋体" w:hAnsi="Times New Roman" w:cs="Times New Roman"/>
          <w:b/>
          <w:bCs/>
          <w:color w:val="000000" w:themeColor="text1"/>
          <w:sz w:val="24"/>
        </w:rPr>
        <w:t>18</w:t>
      </w:r>
      <w:r w:rsidRPr="002B2CB9">
        <w:rPr>
          <w:rFonts w:ascii="Times New Roman" w:eastAsia="宋体" w:hAnsi="Times New Roman" w:cs="Times New Roman"/>
          <w:b/>
          <w:bCs/>
          <w:color w:val="000000" w:themeColor="text1"/>
          <w:sz w:val="24"/>
        </w:rPr>
        <w:t>亿元低碳融资，落地全国首单碳资产证券化产品、首单碳普惠碳资产损失保险等创新成果。</w:t>
      </w:r>
      <w:r w:rsidRPr="00EB0182">
        <w:rPr>
          <w:rFonts w:ascii="Times New Roman" w:eastAsia="宋体" w:hAnsi="Times New Roman" w:cs="Times New Roman"/>
          <w:color w:val="000000" w:themeColor="text1"/>
          <w:sz w:val="24"/>
        </w:rPr>
        <w:t>其中，碳资产质押融资累计规模达</w:t>
      </w:r>
      <w:r w:rsidRPr="00EB0182">
        <w:rPr>
          <w:rFonts w:ascii="Times New Roman" w:eastAsia="宋体" w:hAnsi="Times New Roman" w:cs="Times New Roman"/>
          <w:color w:val="000000" w:themeColor="text1"/>
          <w:sz w:val="24"/>
        </w:rPr>
        <w:t>5.78</w:t>
      </w:r>
      <w:r w:rsidRPr="00EB0182">
        <w:rPr>
          <w:rFonts w:ascii="Times New Roman" w:eastAsia="宋体" w:hAnsi="Times New Roman" w:cs="Times New Roman"/>
          <w:color w:val="000000" w:themeColor="text1"/>
          <w:sz w:val="24"/>
        </w:rPr>
        <w:t>亿元；碳排放权质押贷款债权</w:t>
      </w:r>
      <w:r w:rsidRPr="00EB0182">
        <w:rPr>
          <w:rFonts w:ascii="Times New Roman" w:eastAsia="宋体" w:hAnsi="Times New Roman" w:cs="Times New Roman"/>
          <w:color w:val="000000" w:themeColor="text1"/>
          <w:sz w:val="24"/>
        </w:rPr>
        <w:t>ABS</w:t>
      </w:r>
      <w:r w:rsidRPr="00EB0182">
        <w:rPr>
          <w:rFonts w:ascii="Times New Roman" w:eastAsia="宋体" w:hAnsi="Times New Roman" w:cs="Times New Roman"/>
          <w:color w:val="000000" w:themeColor="text1"/>
          <w:sz w:val="24"/>
        </w:rPr>
        <w:t>为企业提供</w:t>
      </w:r>
      <w:r w:rsidRPr="00EB0182">
        <w:rPr>
          <w:rFonts w:ascii="Times New Roman" w:eastAsia="宋体" w:hAnsi="Times New Roman" w:cs="Times New Roman"/>
          <w:color w:val="000000" w:themeColor="text1"/>
          <w:sz w:val="24"/>
        </w:rPr>
        <w:t>1.15</w:t>
      </w:r>
      <w:r w:rsidRPr="00EB0182">
        <w:rPr>
          <w:rFonts w:ascii="Times New Roman" w:eastAsia="宋体" w:hAnsi="Times New Roman" w:cs="Times New Roman"/>
          <w:color w:val="000000" w:themeColor="text1"/>
          <w:sz w:val="24"/>
        </w:rPr>
        <w:t>亿元融资。深圳还推动深港签署碳金融合作备忘录，</w:t>
      </w:r>
      <w:r w:rsidRPr="00EB0182">
        <w:rPr>
          <w:rFonts w:ascii="Times New Roman" w:eastAsia="宋体" w:hAnsi="Times New Roman" w:cs="Times New Roman"/>
          <w:color w:val="000000" w:themeColor="text1"/>
          <w:sz w:val="24"/>
        </w:rPr>
        <w:t>2025</w:t>
      </w:r>
      <w:r w:rsidRPr="00EB0182">
        <w:rPr>
          <w:rFonts w:ascii="Times New Roman" w:eastAsia="宋体" w:hAnsi="Times New Roman" w:cs="Times New Roman"/>
          <w:color w:val="000000" w:themeColor="text1"/>
          <w:sz w:val="24"/>
        </w:rPr>
        <w:t>年促成香港机构投资者完成</w:t>
      </w:r>
      <w:r w:rsidRPr="00EB0182">
        <w:rPr>
          <w:rFonts w:ascii="Times New Roman" w:eastAsia="宋体" w:hAnsi="Times New Roman" w:cs="Times New Roman"/>
          <w:color w:val="000000" w:themeColor="text1"/>
          <w:sz w:val="24"/>
        </w:rPr>
        <w:t>18</w:t>
      </w:r>
      <w:r w:rsidRPr="00EB0182">
        <w:rPr>
          <w:rFonts w:ascii="Times New Roman" w:eastAsia="宋体" w:hAnsi="Times New Roman" w:cs="Times New Roman"/>
          <w:color w:val="000000" w:themeColor="text1"/>
          <w:sz w:val="24"/>
        </w:rPr>
        <w:t>笔</w:t>
      </w:r>
      <w:r w:rsidRPr="00EB0182">
        <w:rPr>
          <w:rFonts w:ascii="Times New Roman" w:eastAsia="宋体" w:hAnsi="Times New Roman" w:cs="Times New Roman"/>
          <w:color w:val="000000" w:themeColor="text1"/>
          <w:sz w:val="24"/>
        </w:rPr>
        <w:t>SZEA</w:t>
      </w:r>
      <w:r w:rsidRPr="00EB0182">
        <w:rPr>
          <w:rFonts w:ascii="Times New Roman" w:eastAsia="宋体" w:hAnsi="Times New Roman" w:cs="Times New Roman"/>
          <w:color w:val="000000" w:themeColor="text1"/>
          <w:sz w:val="24"/>
        </w:rPr>
        <w:t>跨境交易。详情</w:t>
      </w:r>
      <w:r w:rsidRPr="00EB0182">
        <w:rPr>
          <w:rFonts w:ascii="Times New Roman" w:eastAsia="宋体" w:hAnsi="Times New Roman" w:cs="Times New Roman"/>
          <w:color w:val="000000" w:themeColor="text1"/>
          <w:sz w:val="24"/>
        </w:rPr>
        <w:t>&gt;&gt;</w:t>
      </w:r>
    </w:p>
    <w:p w14:paraId="555F9A97" w14:textId="054E88D6" w:rsidR="00EB0182" w:rsidRPr="00D84805" w:rsidRDefault="00D84805" w:rsidP="005503F7">
      <w:pPr>
        <w:spacing w:line="360" w:lineRule="auto"/>
        <w:rPr>
          <w:rFonts w:ascii="Times New Roman" w:eastAsia="宋体" w:hAnsi="Times New Roman" w:cs="Times New Roman"/>
          <w:color w:val="000000" w:themeColor="text1"/>
          <w:sz w:val="24"/>
        </w:rPr>
      </w:pPr>
      <w:hyperlink r:id="rId12" w:history="1">
        <w:r w:rsidRPr="00D84805">
          <w:rPr>
            <w:rFonts w:ascii="Times New Roman" w:eastAsia="宋体" w:hAnsi="Times New Roman" w:cs="Times New Roman"/>
            <w:sz w:val="24"/>
          </w:rPr>
          <w:t>https://mp.weixin.qq.com/s/Y-76U1lDKeyAPDtkCt0Iow</w:t>
        </w:r>
      </w:hyperlink>
    </w:p>
    <w:p w14:paraId="27F7D319" w14:textId="77777777" w:rsidR="00D84805" w:rsidRPr="00D84805" w:rsidRDefault="00D84805" w:rsidP="005503F7">
      <w:pPr>
        <w:spacing w:line="360" w:lineRule="auto"/>
        <w:rPr>
          <w:rFonts w:ascii="Times New Roman" w:eastAsia="宋体" w:hAnsi="Times New Roman" w:cs="Times New Roman"/>
          <w:b/>
          <w:bCs/>
          <w:color w:val="000000" w:themeColor="text1"/>
          <w:sz w:val="24"/>
        </w:rPr>
      </w:pPr>
    </w:p>
    <w:p w14:paraId="6351A457" w14:textId="0C73AD13" w:rsidR="005B4CD0" w:rsidRPr="00F2497C" w:rsidRDefault="005B4CD0" w:rsidP="005B4CD0">
      <w:pPr>
        <w:spacing w:line="360" w:lineRule="auto"/>
        <w:rPr>
          <w:rFonts w:ascii="Times New Roman" w:eastAsia="宋体" w:hAnsi="Times New Roman" w:cs="Times New Roman"/>
          <w:b/>
          <w:bCs/>
          <w:color w:val="00B0F0"/>
          <w:sz w:val="24"/>
        </w:rPr>
      </w:pPr>
      <w:r w:rsidRPr="00F2497C">
        <w:rPr>
          <w:rFonts w:ascii="Times New Roman" w:eastAsia="宋体" w:hAnsi="Times New Roman" w:cs="Times New Roman"/>
          <w:b/>
          <w:bCs/>
          <w:color w:val="00B0F0"/>
          <w:sz w:val="24"/>
        </w:rPr>
        <w:t>【江苏】无锡启动全国首个碳普惠生态公益门诊，</w:t>
      </w:r>
      <w:r w:rsidR="00B778DD" w:rsidRPr="00B778DD">
        <w:rPr>
          <w:rFonts w:ascii="Times New Roman" w:eastAsia="宋体" w:hAnsi="Times New Roman" w:cs="Times New Roman"/>
          <w:b/>
          <w:bCs/>
          <w:color w:val="00B0F0"/>
          <w:sz w:val="24"/>
        </w:rPr>
        <w:t>推动企业</w:t>
      </w:r>
      <w:r w:rsidR="00B778DD" w:rsidRPr="00B778DD">
        <w:rPr>
          <w:rFonts w:ascii="Times New Roman" w:eastAsia="宋体" w:hAnsi="Times New Roman" w:cs="Times New Roman"/>
          <w:b/>
          <w:bCs/>
          <w:color w:val="00B0F0"/>
          <w:sz w:val="24"/>
        </w:rPr>
        <w:t>ESG</w:t>
      </w:r>
      <w:r w:rsidR="00B778DD" w:rsidRPr="00B778DD">
        <w:rPr>
          <w:rFonts w:ascii="Times New Roman" w:eastAsia="宋体" w:hAnsi="Times New Roman" w:cs="Times New Roman"/>
          <w:b/>
          <w:bCs/>
          <w:color w:val="00B0F0"/>
          <w:sz w:val="24"/>
        </w:rPr>
        <w:t>资金参与社区治理</w:t>
      </w:r>
    </w:p>
    <w:p w14:paraId="4E1A8707" w14:textId="7E426617" w:rsidR="005B4CD0" w:rsidRPr="00F2497C" w:rsidRDefault="005B4CD0" w:rsidP="005B4CD0">
      <w:pPr>
        <w:spacing w:line="360" w:lineRule="auto"/>
        <w:rPr>
          <w:rFonts w:ascii="Times New Roman" w:eastAsia="宋体" w:hAnsi="Times New Roman" w:cs="Times New Roman"/>
          <w:b/>
          <w:bCs/>
          <w:color w:val="EE0000"/>
          <w:sz w:val="24"/>
        </w:rPr>
      </w:pPr>
      <w:r w:rsidRPr="00F2497C">
        <w:rPr>
          <w:rFonts w:ascii="Times New Roman" w:eastAsia="宋体" w:hAnsi="Times New Roman" w:cs="Times New Roman"/>
          <w:b/>
          <w:bCs/>
          <w:color w:val="EE0000"/>
          <w:sz w:val="24"/>
        </w:rPr>
        <w:t>#</w:t>
      </w:r>
      <w:r w:rsidRPr="00F2497C">
        <w:rPr>
          <w:rFonts w:ascii="Times New Roman" w:eastAsia="宋体" w:hAnsi="Times New Roman" w:cs="Times New Roman"/>
          <w:b/>
          <w:bCs/>
          <w:color w:val="EE0000"/>
          <w:sz w:val="24"/>
        </w:rPr>
        <w:t>碳普惠</w:t>
      </w:r>
      <w:r w:rsidR="0099458A">
        <w:rPr>
          <w:rFonts w:ascii="Times New Roman" w:eastAsia="宋体" w:hAnsi="Times New Roman" w:cs="Times New Roman" w:hint="eastAsia"/>
          <w:b/>
          <w:bCs/>
          <w:color w:val="EE0000"/>
          <w:sz w:val="24"/>
        </w:rPr>
        <w:t xml:space="preserve"> </w:t>
      </w:r>
      <w:r w:rsidRPr="00F2497C">
        <w:rPr>
          <w:rFonts w:ascii="Times New Roman" w:eastAsia="宋体" w:hAnsi="Times New Roman" w:cs="Times New Roman"/>
          <w:b/>
          <w:bCs/>
          <w:color w:val="EE0000"/>
          <w:sz w:val="24"/>
        </w:rPr>
        <w:t>#</w:t>
      </w:r>
      <w:r w:rsidRPr="00F2497C">
        <w:rPr>
          <w:rFonts w:ascii="Times New Roman" w:eastAsia="宋体" w:hAnsi="Times New Roman" w:cs="Times New Roman"/>
          <w:b/>
          <w:bCs/>
          <w:color w:val="EE0000"/>
          <w:sz w:val="24"/>
        </w:rPr>
        <w:t>生态公益</w:t>
      </w:r>
      <w:r w:rsidRPr="00F2497C">
        <w:rPr>
          <w:rFonts w:ascii="Times New Roman" w:eastAsia="宋体" w:hAnsi="Times New Roman" w:cs="Times New Roman"/>
          <w:b/>
          <w:bCs/>
          <w:color w:val="EE0000"/>
          <w:sz w:val="24"/>
        </w:rPr>
        <w:t xml:space="preserve"> </w:t>
      </w:r>
    </w:p>
    <w:p w14:paraId="6ABB072F" w14:textId="254B421D" w:rsidR="005B4CD0" w:rsidRPr="005B4CD0" w:rsidRDefault="005B4CD0" w:rsidP="00F2497C">
      <w:pPr>
        <w:spacing w:line="360" w:lineRule="auto"/>
        <w:ind w:firstLineChars="200" w:firstLine="480"/>
        <w:rPr>
          <w:rFonts w:ascii="Times New Roman" w:eastAsia="宋体" w:hAnsi="Times New Roman" w:cs="Times New Roman"/>
          <w:color w:val="000000" w:themeColor="text1"/>
          <w:sz w:val="24"/>
        </w:rPr>
      </w:pPr>
      <w:r w:rsidRPr="005B4CD0">
        <w:rPr>
          <w:rFonts w:ascii="Times New Roman" w:eastAsia="宋体" w:hAnsi="Times New Roman" w:cs="Times New Roman"/>
          <w:color w:val="000000" w:themeColor="text1"/>
          <w:sz w:val="24"/>
        </w:rPr>
        <w:t>近日，无锡市碳普惠生态公益门诊正式启动，这是全国首个以碳普惠机制赋能社区生态治理的公益门诊。项目以社区嵌入式治理为场景，聚焦居民身边的生态环境问题，搭建居民需求、专业能力、公益资源和企业责任之间的连接平台。</w:t>
      </w:r>
      <w:r w:rsidRPr="0099458A">
        <w:rPr>
          <w:rFonts w:ascii="Times New Roman" w:eastAsia="宋体" w:hAnsi="Times New Roman" w:cs="Times New Roman"/>
          <w:b/>
          <w:bCs/>
          <w:color w:val="000000" w:themeColor="text1"/>
          <w:sz w:val="24"/>
        </w:rPr>
        <w:t>居民可通过线上线下渠道反馈问题，平台将联动专家、高校院所和专业机构开展调研诊断，并链接社区治理资金和企业</w:t>
      </w:r>
      <w:r w:rsidRPr="0099458A">
        <w:rPr>
          <w:rFonts w:ascii="Times New Roman" w:eastAsia="宋体" w:hAnsi="Times New Roman" w:cs="Times New Roman"/>
          <w:b/>
          <w:bCs/>
          <w:color w:val="000000" w:themeColor="text1"/>
          <w:sz w:val="24"/>
        </w:rPr>
        <w:t>ESG</w:t>
      </w:r>
      <w:r w:rsidRPr="0099458A">
        <w:rPr>
          <w:rFonts w:ascii="Times New Roman" w:eastAsia="宋体" w:hAnsi="Times New Roman" w:cs="Times New Roman"/>
          <w:b/>
          <w:bCs/>
          <w:color w:val="000000" w:themeColor="text1"/>
          <w:sz w:val="24"/>
        </w:rPr>
        <w:t>资金，形成</w:t>
      </w:r>
      <w:r w:rsidRPr="0099458A">
        <w:rPr>
          <w:rFonts w:ascii="Times New Roman" w:eastAsia="宋体" w:hAnsi="Times New Roman" w:cs="Times New Roman"/>
          <w:b/>
          <w:bCs/>
          <w:color w:val="000000" w:themeColor="text1"/>
          <w:sz w:val="24"/>
        </w:rPr>
        <w:t>“</w:t>
      </w:r>
      <w:r w:rsidRPr="0099458A">
        <w:rPr>
          <w:rFonts w:ascii="Times New Roman" w:eastAsia="宋体" w:hAnsi="Times New Roman" w:cs="Times New Roman"/>
          <w:b/>
          <w:bCs/>
          <w:color w:val="000000" w:themeColor="text1"/>
          <w:sz w:val="24"/>
        </w:rPr>
        <w:t>需求征集</w:t>
      </w:r>
      <w:r w:rsidRPr="0099458A">
        <w:rPr>
          <w:rFonts w:ascii="Times New Roman" w:eastAsia="宋体" w:hAnsi="Times New Roman" w:cs="Times New Roman"/>
          <w:b/>
          <w:bCs/>
          <w:color w:val="000000" w:themeColor="text1"/>
          <w:sz w:val="24"/>
        </w:rPr>
        <w:t>—</w:t>
      </w:r>
      <w:r w:rsidRPr="0099458A">
        <w:rPr>
          <w:rFonts w:ascii="Times New Roman" w:eastAsia="宋体" w:hAnsi="Times New Roman" w:cs="Times New Roman"/>
          <w:b/>
          <w:bCs/>
          <w:color w:val="000000" w:themeColor="text1"/>
          <w:sz w:val="24"/>
        </w:rPr>
        <w:t>方案设计</w:t>
      </w:r>
      <w:r w:rsidRPr="0099458A">
        <w:rPr>
          <w:rFonts w:ascii="Times New Roman" w:eastAsia="宋体" w:hAnsi="Times New Roman" w:cs="Times New Roman"/>
          <w:b/>
          <w:bCs/>
          <w:color w:val="000000" w:themeColor="text1"/>
          <w:sz w:val="24"/>
        </w:rPr>
        <w:t>—</w:t>
      </w:r>
      <w:r w:rsidRPr="0099458A">
        <w:rPr>
          <w:rFonts w:ascii="Times New Roman" w:eastAsia="宋体" w:hAnsi="Times New Roman" w:cs="Times New Roman"/>
          <w:b/>
          <w:bCs/>
          <w:color w:val="000000" w:themeColor="text1"/>
          <w:sz w:val="24"/>
        </w:rPr>
        <w:t>资金支持</w:t>
      </w:r>
      <w:r w:rsidRPr="0099458A">
        <w:rPr>
          <w:rFonts w:ascii="Times New Roman" w:eastAsia="宋体" w:hAnsi="Times New Roman" w:cs="Times New Roman"/>
          <w:b/>
          <w:bCs/>
          <w:color w:val="000000" w:themeColor="text1"/>
          <w:sz w:val="24"/>
        </w:rPr>
        <w:t>—</w:t>
      </w:r>
      <w:r w:rsidRPr="0099458A">
        <w:rPr>
          <w:rFonts w:ascii="Times New Roman" w:eastAsia="宋体" w:hAnsi="Times New Roman" w:cs="Times New Roman"/>
          <w:b/>
          <w:bCs/>
          <w:color w:val="000000" w:themeColor="text1"/>
          <w:sz w:val="24"/>
        </w:rPr>
        <w:t>专业治理</w:t>
      </w:r>
      <w:r w:rsidRPr="0099458A">
        <w:rPr>
          <w:rFonts w:ascii="Times New Roman" w:eastAsia="宋体" w:hAnsi="Times New Roman" w:cs="Times New Roman"/>
          <w:b/>
          <w:bCs/>
          <w:color w:val="000000" w:themeColor="text1"/>
          <w:sz w:val="24"/>
        </w:rPr>
        <w:t>—</w:t>
      </w:r>
      <w:r w:rsidRPr="0099458A">
        <w:rPr>
          <w:rFonts w:ascii="Times New Roman" w:eastAsia="宋体" w:hAnsi="Times New Roman" w:cs="Times New Roman"/>
          <w:b/>
          <w:bCs/>
          <w:color w:val="000000" w:themeColor="text1"/>
          <w:sz w:val="24"/>
        </w:rPr>
        <w:t>成果展示</w:t>
      </w:r>
      <w:r w:rsidRPr="0099458A">
        <w:rPr>
          <w:rFonts w:ascii="Times New Roman" w:eastAsia="宋体" w:hAnsi="Times New Roman" w:cs="Times New Roman"/>
          <w:b/>
          <w:bCs/>
          <w:color w:val="000000" w:themeColor="text1"/>
          <w:sz w:val="24"/>
        </w:rPr>
        <w:t>”</w:t>
      </w:r>
      <w:r w:rsidRPr="0099458A">
        <w:rPr>
          <w:rFonts w:ascii="Times New Roman" w:eastAsia="宋体" w:hAnsi="Times New Roman" w:cs="Times New Roman"/>
          <w:b/>
          <w:bCs/>
          <w:color w:val="000000" w:themeColor="text1"/>
          <w:sz w:val="24"/>
        </w:rPr>
        <w:t>的闭环机制</w:t>
      </w:r>
      <w:r w:rsidRPr="005B4CD0">
        <w:rPr>
          <w:rFonts w:ascii="Times New Roman" w:eastAsia="宋体" w:hAnsi="Times New Roman" w:cs="Times New Roman"/>
          <w:color w:val="000000" w:themeColor="text1"/>
          <w:sz w:val="24"/>
        </w:rPr>
        <w:t>。详情</w:t>
      </w:r>
      <w:r w:rsidRPr="005B4CD0">
        <w:rPr>
          <w:rFonts w:ascii="Times New Roman" w:eastAsia="宋体" w:hAnsi="Times New Roman" w:cs="Times New Roman"/>
          <w:color w:val="000000" w:themeColor="text1"/>
          <w:sz w:val="24"/>
        </w:rPr>
        <w:t>&gt;&gt;</w:t>
      </w:r>
    </w:p>
    <w:p w14:paraId="1AAF6B54" w14:textId="094DF15F" w:rsidR="005B4CD0" w:rsidRPr="009763B9" w:rsidRDefault="009763B9" w:rsidP="005503F7">
      <w:pPr>
        <w:spacing w:line="360" w:lineRule="auto"/>
        <w:rPr>
          <w:rFonts w:ascii="Times New Roman" w:eastAsia="宋体" w:hAnsi="Times New Roman" w:cs="Times New Roman"/>
          <w:color w:val="000000" w:themeColor="text1"/>
          <w:sz w:val="24"/>
        </w:rPr>
      </w:pPr>
      <w:hyperlink r:id="rId13" w:history="1">
        <w:r w:rsidRPr="009763B9">
          <w:rPr>
            <w:rFonts w:ascii="Times New Roman" w:eastAsia="宋体" w:hAnsi="Times New Roman" w:cs="Times New Roman"/>
            <w:sz w:val="24"/>
          </w:rPr>
          <w:t>https://mp.weixin.qq.com/s/PMFKPRMlWsM6DMp3itcjew</w:t>
        </w:r>
      </w:hyperlink>
    </w:p>
    <w:p w14:paraId="57E8B6CC" w14:textId="77777777" w:rsidR="009763B9" w:rsidRPr="009763B9" w:rsidRDefault="009763B9" w:rsidP="005503F7">
      <w:pPr>
        <w:spacing w:line="360" w:lineRule="auto"/>
        <w:rPr>
          <w:rFonts w:ascii="Times New Roman" w:eastAsia="宋体" w:hAnsi="Times New Roman" w:cs="Times New Roman"/>
          <w:b/>
          <w:bCs/>
          <w:color w:val="000000" w:themeColor="text1"/>
          <w:sz w:val="24"/>
        </w:rPr>
      </w:pPr>
    </w:p>
    <w:p w14:paraId="444C8DBA" w14:textId="4261A0F7" w:rsidR="005503F7" w:rsidRPr="000058D4" w:rsidRDefault="005503F7" w:rsidP="005503F7">
      <w:pPr>
        <w:spacing w:line="360" w:lineRule="auto"/>
        <w:rPr>
          <w:rFonts w:ascii="Times New Roman" w:eastAsia="宋体" w:hAnsi="Times New Roman" w:cs="Times New Roman"/>
          <w:color w:val="00B0F0"/>
          <w:sz w:val="24"/>
        </w:rPr>
      </w:pPr>
      <w:r w:rsidRPr="000058D4">
        <w:rPr>
          <w:rFonts w:ascii="Times New Roman" w:eastAsia="宋体" w:hAnsi="Times New Roman" w:cs="Times New Roman" w:hint="eastAsia"/>
          <w:b/>
          <w:bCs/>
          <w:color w:val="00B0F0"/>
          <w:sz w:val="24"/>
        </w:rPr>
        <w:t>【黑龙江】</w:t>
      </w:r>
      <w:r w:rsidRPr="000058D4">
        <w:rPr>
          <w:rFonts w:ascii="Times New Roman" w:eastAsia="宋体" w:hAnsi="Times New Roman" w:cs="Times New Roman"/>
          <w:b/>
          <w:bCs/>
          <w:color w:val="00B0F0"/>
          <w:sz w:val="24"/>
        </w:rPr>
        <w:t>哈尔滨、泸州碳普惠平台联动，捐赠个人减碳量支持哈马绿色办赛</w:t>
      </w:r>
    </w:p>
    <w:p w14:paraId="47E5F0E9" w14:textId="46577BDC" w:rsidR="005503F7" w:rsidRPr="000058D4" w:rsidRDefault="005503F7" w:rsidP="005503F7">
      <w:pPr>
        <w:spacing w:line="360" w:lineRule="auto"/>
        <w:rPr>
          <w:rFonts w:ascii="Times New Roman" w:eastAsia="宋体" w:hAnsi="Times New Roman" w:cs="Times New Roman"/>
          <w:color w:val="EE0000"/>
          <w:sz w:val="24"/>
        </w:rPr>
      </w:pPr>
      <w:r w:rsidRPr="000058D4">
        <w:rPr>
          <w:rFonts w:ascii="Times New Roman" w:eastAsia="宋体" w:hAnsi="Times New Roman" w:cs="Times New Roman"/>
          <w:b/>
          <w:bCs/>
          <w:color w:val="EE0000"/>
          <w:sz w:val="24"/>
        </w:rPr>
        <w:t>#</w:t>
      </w:r>
      <w:r w:rsidRPr="000058D4">
        <w:rPr>
          <w:rFonts w:ascii="Times New Roman" w:eastAsia="宋体" w:hAnsi="Times New Roman" w:cs="Times New Roman"/>
          <w:b/>
          <w:bCs/>
          <w:color w:val="EE0000"/>
          <w:sz w:val="24"/>
        </w:rPr>
        <w:t>碳普惠</w:t>
      </w:r>
      <w:r w:rsidRPr="000058D4">
        <w:rPr>
          <w:rFonts w:ascii="Times New Roman" w:eastAsia="宋体" w:hAnsi="Times New Roman" w:cs="Times New Roman"/>
          <w:b/>
          <w:bCs/>
          <w:color w:val="EE0000"/>
          <w:sz w:val="24"/>
        </w:rPr>
        <w:t xml:space="preserve"> #</w:t>
      </w:r>
      <w:r w:rsidR="003C2E10">
        <w:rPr>
          <w:rFonts w:ascii="Times New Roman" w:eastAsia="宋体" w:hAnsi="Times New Roman" w:cs="Times New Roman" w:hint="eastAsia"/>
          <w:b/>
          <w:bCs/>
          <w:color w:val="EE0000"/>
          <w:sz w:val="24"/>
        </w:rPr>
        <w:t>绿色</w:t>
      </w:r>
      <w:r w:rsidRPr="000058D4">
        <w:rPr>
          <w:rFonts w:ascii="Times New Roman" w:eastAsia="宋体" w:hAnsi="Times New Roman" w:cs="Times New Roman"/>
          <w:b/>
          <w:bCs/>
          <w:color w:val="EE0000"/>
          <w:sz w:val="24"/>
        </w:rPr>
        <w:t>低碳</w:t>
      </w:r>
    </w:p>
    <w:p w14:paraId="5B57FA67" w14:textId="77777777" w:rsidR="005503F7" w:rsidRPr="005503F7" w:rsidRDefault="005503F7" w:rsidP="000058D4">
      <w:pPr>
        <w:spacing w:line="360" w:lineRule="auto"/>
        <w:ind w:firstLineChars="200" w:firstLine="480"/>
        <w:rPr>
          <w:rFonts w:ascii="Times New Roman" w:eastAsia="宋体" w:hAnsi="Times New Roman" w:cs="Times New Roman"/>
          <w:color w:val="000000" w:themeColor="text1"/>
          <w:sz w:val="24"/>
        </w:rPr>
      </w:pPr>
      <w:r w:rsidRPr="005503F7">
        <w:rPr>
          <w:rFonts w:ascii="Times New Roman" w:eastAsia="宋体" w:hAnsi="Times New Roman" w:cs="Times New Roman"/>
          <w:color w:val="000000" w:themeColor="text1"/>
          <w:sz w:val="24"/>
        </w:rPr>
        <w:t>9</w:t>
      </w:r>
      <w:r w:rsidRPr="005503F7">
        <w:rPr>
          <w:rFonts w:ascii="Times New Roman" w:eastAsia="宋体" w:hAnsi="Times New Roman" w:cs="Times New Roman"/>
          <w:color w:val="000000" w:themeColor="text1"/>
          <w:sz w:val="24"/>
        </w:rPr>
        <w:t>月</w:t>
      </w:r>
      <w:r w:rsidRPr="005503F7">
        <w:rPr>
          <w:rFonts w:ascii="Times New Roman" w:eastAsia="宋体" w:hAnsi="Times New Roman" w:cs="Times New Roman"/>
          <w:color w:val="000000" w:themeColor="text1"/>
          <w:sz w:val="24"/>
        </w:rPr>
        <w:t>1</w:t>
      </w:r>
      <w:r w:rsidRPr="005503F7">
        <w:rPr>
          <w:rFonts w:ascii="Times New Roman" w:eastAsia="宋体" w:hAnsi="Times New Roman" w:cs="Times New Roman"/>
          <w:color w:val="000000" w:themeColor="text1"/>
          <w:sz w:val="24"/>
        </w:rPr>
        <w:t>日至</w:t>
      </w:r>
      <w:r w:rsidRPr="005503F7">
        <w:rPr>
          <w:rFonts w:ascii="Times New Roman" w:eastAsia="宋体" w:hAnsi="Times New Roman" w:cs="Times New Roman"/>
          <w:color w:val="000000" w:themeColor="text1"/>
          <w:sz w:val="24"/>
        </w:rPr>
        <w:t>11</w:t>
      </w:r>
      <w:r w:rsidRPr="005503F7">
        <w:rPr>
          <w:rFonts w:ascii="Times New Roman" w:eastAsia="宋体" w:hAnsi="Times New Roman" w:cs="Times New Roman"/>
          <w:color w:val="000000" w:themeColor="text1"/>
          <w:sz w:val="24"/>
        </w:rPr>
        <w:t>日，哈尔滨</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碳惠冰城</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与泸州</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绿芽积分</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两地碳普惠平台联合开展</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绿色每一步</w:t>
      </w:r>
      <w:r w:rsidRPr="005503F7">
        <w:rPr>
          <w:rFonts w:ascii="Times New Roman" w:eastAsia="宋体" w:hAnsi="Times New Roman" w:cs="Times New Roman"/>
          <w:color w:val="000000" w:themeColor="text1"/>
          <w:sz w:val="24"/>
        </w:rPr>
        <w:t xml:space="preserve"> </w:t>
      </w:r>
      <w:r w:rsidRPr="005503F7">
        <w:rPr>
          <w:rFonts w:ascii="Times New Roman" w:eastAsia="宋体" w:hAnsi="Times New Roman" w:cs="Times New Roman"/>
          <w:color w:val="000000" w:themeColor="text1"/>
          <w:sz w:val="24"/>
        </w:rPr>
        <w:t>助力哈马每一程</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城市联动活动。</w:t>
      </w:r>
      <w:r w:rsidRPr="00A12F5E">
        <w:rPr>
          <w:rFonts w:ascii="Times New Roman" w:eastAsia="宋体" w:hAnsi="Times New Roman" w:cs="Times New Roman"/>
          <w:b/>
          <w:bCs/>
          <w:color w:val="000000" w:themeColor="text1"/>
          <w:sz w:val="24"/>
        </w:rPr>
        <w:t>活动期间，两地用户可通过各自平台参与绿色出行、光盘打卡等低碳场景，捐赠个人碳减排量，汇集的全部有效减碳量将专项用于</w:t>
      </w:r>
      <w:r w:rsidRPr="00A12F5E">
        <w:rPr>
          <w:rFonts w:ascii="Times New Roman" w:eastAsia="宋体" w:hAnsi="Times New Roman" w:cs="Times New Roman"/>
          <w:b/>
          <w:bCs/>
          <w:color w:val="000000" w:themeColor="text1"/>
          <w:sz w:val="24"/>
        </w:rPr>
        <w:t>2026</w:t>
      </w:r>
      <w:r w:rsidRPr="00A12F5E">
        <w:rPr>
          <w:rFonts w:ascii="Times New Roman" w:eastAsia="宋体" w:hAnsi="Times New Roman" w:cs="Times New Roman"/>
          <w:b/>
          <w:bCs/>
          <w:color w:val="000000" w:themeColor="text1"/>
          <w:sz w:val="24"/>
        </w:rPr>
        <w:t>年哈尔滨马拉松赛事碳中和抵消</w:t>
      </w:r>
      <w:r w:rsidRPr="005503F7">
        <w:rPr>
          <w:rFonts w:ascii="Times New Roman" w:eastAsia="宋体" w:hAnsi="Times New Roman" w:cs="Times New Roman"/>
          <w:color w:val="000000" w:themeColor="text1"/>
          <w:sz w:val="24"/>
        </w:rPr>
        <w:t>。活动还设置连续打卡奖励和</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双城互换奖池</w:t>
      </w:r>
      <w:r w:rsidRPr="005503F7">
        <w:rPr>
          <w:rFonts w:ascii="Times New Roman" w:eastAsia="宋体" w:hAnsi="Times New Roman" w:cs="Times New Roman"/>
          <w:color w:val="000000" w:themeColor="text1"/>
          <w:sz w:val="24"/>
        </w:rPr>
        <w:t>”</w:t>
      </w:r>
      <w:r w:rsidRPr="005503F7">
        <w:rPr>
          <w:rFonts w:ascii="Times New Roman" w:eastAsia="宋体" w:hAnsi="Times New Roman" w:cs="Times New Roman"/>
          <w:color w:val="000000" w:themeColor="text1"/>
          <w:sz w:val="24"/>
        </w:rPr>
        <w:t>，引导公众以日常低碳行动参与大型赛事绿色办赛。详情</w:t>
      </w:r>
      <w:r w:rsidRPr="005503F7">
        <w:rPr>
          <w:rFonts w:ascii="Times New Roman" w:eastAsia="宋体" w:hAnsi="Times New Roman" w:cs="Times New Roman"/>
          <w:color w:val="000000" w:themeColor="text1"/>
          <w:sz w:val="24"/>
        </w:rPr>
        <w:t>&gt;&gt;</w:t>
      </w:r>
    </w:p>
    <w:p w14:paraId="562F19A7" w14:textId="639FBDB5" w:rsidR="0052331D" w:rsidRDefault="009608B5" w:rsidP="008127F4">
      <w:pPr>
        <w:spacing w:line="360" w:lineRule="auto"/>
        <w:rPr>
          <w:rFonts w:ascii="Times New Roman" w:eastAsia="宋体" w:hAnsi="Times New Roman" w:cs="Times New Roman"/>
          <w:color w:val="000000" w:themeColor="text1"/>
          <w:sz w:val="24"/>
        </w:rPr>
      </w:pPr>
      <w:hyperlink r:id="rId14" w:history="1">
        <w:r w:rsidRPr="0088013B">
          <w:rPr>
            <w:rFonts w:ascii="Times New Roman" w:eastAsia="宋体" w:hAnsi="Times New Roman" w:cs="Times New Roman"/>
            <w:sz w:val="24"/>
          </w:rPr>
          <w:t>https://mp.weixin.qq.com/s/VujeXcoCOWbulrM1vOcWJQ</w:t>
        </w:r>
      </w:hyperlink>
    </w:p>
    <w:p w14:paraId="13303FC1" w14:textId="77777777" w:rsidR="00386C57" w:rsidRPr="00386C57" w:rsidRDefault="00386C57" w:rsidP="008127F4">
      <w:pPr>
        <w:spacing w:line="360" w:lineRule="auto"/>
        <w:rPr>
          <w:rFonts w:ascii="Times New Roman" w:eastAsia="宋体" w:hAnsi="Times New Roman" w:cs="Times New Roman"/>
          <w:color w:val="000000" w:themeColor="text1"/>
          <w:sz w:val="24"/>
        </w:rPr>
      </w:pPr>
    </w:p>
    <w:p w14:paraId="048EC76B" w14:textId="57975778" w:rsidR="00EB18BC" w:rsidRPr="00EB18BC" w:rsidRDefault="00EB18BC">
      <w:pPr>
        <w:spacing w:line="360" w:lineRule="auto"/>
        <w:rPr>
          <w:rFonts w:ascii="Times New Roman" w:eastAsia="宋体" w:hAnsi="Times New Roman" w:cs="Times New Roman" w:hint="eastAsia"/>
          <w:b/>
          <w:bCs/>
          <w:color w:val="4874CB" w:themeColor="accent1"/>
          <w:sz w:val="32"/>
          <w:szCs w:val="32"/>
          <w:rPrChange w:id="17" w:author="尹宇" w:date="2026-09-12T20:47:00Z" w16du:dateUtc="2026-09-12T12:47:00Z">
            <w:rPr>
              <w:rFonts w:ascii="Times New Roman" w:eastAsia="宋体" w:hAnsi="Times New Roman" w:cs="Times New Roman" w:hint="eastAsia"/>
              <w:sz w:val="24"/>
            </w:rPr>
          </w:rPrChange>
        </w:rPr>
      </w:pPr>
      <w:ins w:id="18" w:author="尹宇" w:date="2026-09-12T20:47:00Z" w16du:dateUtc="2026-09-12T12:47:00Z">
        <w:r>
          <w:rPr>
            <w:rFonts w:ascii="Times New Roman" w:eastAsia="宋体" w:hAnsi="Times New Roman" w:cs="Times New Roman" w:hint="eastAsia"/>
            <w:b/>
            <w:bCs/>
            <w:color w:val="4874CB" w:themeColor="accent1"/>
            <w:sz w:val="32"/>
            <w:szCs w:val="32"/>
          </w:rPr>
          <w:t>（</w:t>
        </w:r>
      </w:ins>
      <w:r w:rsidR="004E41DA" w:rsidRPr="00C8429A">
        <w:rPr>
          <w:rFonts w:ascii="Times New Roman" w:eastAsia="宋体" w:hAnsi="Times New Roman" w:cs="Times New Roman"/>
          <w:b/>
          <w:bCs/>
          <w:color w:val="4874CB" w:themeColor="accent1"/>
          <w:sz w:val="32"/>
          <w:szCs w:val="32"/>
        </w:rPr>
        <w:t>国际合作</w:t>
      </w:r>
      <w:bookmarkEnd w:id="2"/>
      <w:ins w:id="19" w:author="尹宇" w:date="2026-09-12T20:47:00Z" w16du:dateUtc="2026-09-12T12:47:00Z">
        <w:r>
          <w:rPr>
            <w:rFonts w:ascii="Times New Roman" w:eastAsia="宋体" w:hAnsi="Times New Roman" w:cs="Times New Roman" w:hint="eastAsia"/>
            <w:b/>
            <w:bCs/>
            <w:color w:val="4874CB" w:themeColor="accent1"/>
            <w:sz w:val="32"/>
            <w:szCs w:val="32"/>
          </w:rPr>
          <w:t>）</w:t>
        </w:r>
      </w:ins>
    </w:p>
    <w:p w14:paraId="0AC85143" w14:textId="77777777" w:rsidR="00E04FEE" w:rsidRPr="00D3275C" w:rsidRDefault="00E04FEE" w:rsidP="00E04FEE">
      <w:pPr>
        <w:tabs>
          <w:tab w:val="left" w:pos="1800"/>
        </w:tabs>
        <w:spacing w:line="360" w:lineRule="auto"/>
        <w:rPr>
          <w:rFonts w:ascii="Times New Roman" w:eastAsia="宋体" w:hAnsi="Times New Roman" w:cs="Times New Roman"/>
          <w:b/>
          <w:bCs/>
          <w:color w:val="00B0F0"/>
          <w:sz w:val="24"/>
        </w:rPr>
      </w:pPr>
      <w:r w:rsidRPr="00D3275C">
        <w:rPr>
          <w:rFonts w:ascii="Times New Roman" w:eastAsia="宋体" w:hAnsi="Times New Roman" w:cs="Times New Roman"/>
          <w:b/>
          <w:bCs/>
          <w:color w:val="00B0F0"/>
          <w:sz w:val="24"/>
        </w:rPr>
        <w:lastRenderedPageBreak/>
        <w:t>APEC</w:t>
      </w:r>
      <w:r w:rsidRPr="00D3275C">
        <w:rPr>
          <w:rFonts w:ascii="Times New Roman" w:eastAsia="宋体" w:hAnsi="Times New Roman" w:cs="Times New Roman"/>
          <w:b/>
          <w:bCs/>
          <w:color w:val="00B0F0"/>
          <w:sz w:val="24"/>
        </w:rPr>
        <w:t>能源工作组会议在北京召开，中方发布适应高比例新能源的新型电力系统推荐方案</w:t>
      </w:r>
    </w:p>
    <w:p w14:paraId="41E2311C" w14:textId="5D20CD08" w:rsidR="00E04FEE" w:rsidRPr="00D3275C" w:rsidRDefault="00E04FEE" w:rsidP="00E04FEE">
      <w:pPr>
        <w:tabs>
          <w:tab w:val="left" w:pos="1800"/>
        </w:tabs>
        <w:spacing w:line="360" w:lineRule="auto"/>
        <w:rPr>
          <w:rFonts w:ascii="Times New Roman" w:eastAsia="宋体" w:hAnsi="Times New Roman" w:cs="Times New Roman"/>
          <w:b/>
          <w:bCs/>
          <w:color w:val="EE0000"/>
          <w:sz w:val="24"/>
        </w:rPr>
      </w:pPr>
      <w:r w:rsidRPr="00D3275C">
        <w:rPr>
          <w:rFonts w:ascii="Times New Roman" w:eastAsia="宋体" w:hAnsi="Times New Roman" w:cs="Times New Roman"/>
          <w:b/>
          <w:bCs/>
          <w:color w:val="EE0000"/>
          <w:sz w:val="24"/>
        </w:rPr>
        <w:t>#APEC #</w:t>
      </w:r>
      <w:r w:rsidRPr="00D3275C">
        <w:rPr>
          <w:rFonts w:ascii="Times New Roman" w:eastAsia="宋体" w:hAnsi="Times New Roman" w:cs="Times New Roman"/>
          <w:b/>
          <w:bCs/>
          <w:color w:val="EE0000"/>
          <w:sz w:val="24"/>
        </w:rPr>
        <w:t>新型电力系统</w:t>
      </w:r>
      <w:r w:rsidRPr="00D3275C">
        <w:rPr>
          <w:rFonts w:ascii="Times New Roman" w:eastAsia="宋体" w:hAnsi="Times New Roman" w:cs="Times New Roman"/>
          <w:b/>
          <w:bCs/>
          <w:color w:val="EE0000"/>
          <w:sz w:val="24"/>
        </w:rPr>
        <w:t xml:space="preserve"> #</w:t>
      </w:r>
      <w:r w:rsidRPr="00D3275C">
        <w:rPr>
          <w:rFonts w:ascii="Times New Roman" w:eastAsia="宋体" w:hAnsi="Times New Roman" w:cs="Times New Roman"/>
          <w:b/>
          <w:bCs/>
          <w:color w:val="EE0000"/>
          <w:sz w:val="24"/>
        </w:rPr>
        <w:t>新能源</w:t>
      </w:r>
    </w:p>
    <w:p w14:paraId="4B8ED442" w14:textId="5C79EFE1" w:rsidR="00DD6160" w:rsidRPr="00033453" w:rsidRDefault="00E04FEE" w:rsidP="009175C5">
      <w:pPr>
        <w:tabs>
          <w:tab w:val="left" w:pos="1800"/>
        </w:tabs>
        <w:spacing w:line="360" w:lineRule="auto"/>
        <w:rPr>
          <w:rFonts w:ascii="Times New Roman" w:eastAsia="宋体" w:hAnsi="Times New Roman" w:cs="Times New Roman"/>
          <w:sz w:val="24"/>
        </w:rPr>
      </w:pPr>
      <w:r w:rsidRPr="00E04FEE">
        <w:rPr>
          <w:rFonts w:ascii="Times New Roman" w:eastAsia="宋体" w:hAnsi="Times New Roman" w:cs="Times New Roman"/>
          <w:sz w:val="24"/>
        </w:rPr>
        <w:t>9</w:t>
      </w:r>
      <w:r w:rsidRPr="00E04FEE">
        <w:rPr>
          <w:rFonts w:ascii="Times New Roman" w:eastAsia="宋体" w:hAnsi="Times New Roman" w:cs="Times New Roman"/>
          <w:sz w:val="24"/>
        </w:rPr>
        <w:t>月</w:t>
      </w:r>
      <w:r w:rsidRPr="00E04FEE">
        <w:rPr>
          <w:rFonts w:ascii="Times New Roman" w:eastAsia="宋体" w:hAnsi="Times New Roman" w:cs="Times New Roman"/>
          <w:sz w:val="24"/>
        </w:rPr>
        <w:t>8</w:t>
      </w:r>
      <w:r w:rsidRPr="00E04FEE">
        <w:rPr>
          <w:rFonts w:ascii="Times New Roman" w:eastAsia="宋体" w:hAnsi="Times New Roman" w:cs="Times New Roman"/>
          <w:sz w:val="24"/>
        </w:rPr>
        <w:t>日，亚太经合组织能源工作组第</w:t>
      </w:r>
      <w:r w:rsidRPr="00E04FEE">
        <w:rPr>
          <w:rFonts w:ascii="Times New Roman" w:eastAsia="宋体" w:hAnsi="Times New Roman" w:cs="Times New Roman"/>
          <w:sz w:val="24"/>
        </w:rPr>
        <w:t>72</w:t>
      </w:r>
      <w:r w:rsidRPr="00E04FEE">
        <w:rPr>
          <w:rFonts w:ascii="Times New Roman" w:eastAsia="宋体" w:hAnsi="Times New Roman" w:cs="Times New Roman"/>
          <w:sz w:val="24"/>
        </w:rPr>
        <w:t>次会议在北京召开，围绕</w:t>
      </w:r>
      <w:r w:rsidRPr="00E04FEE">
        <w:rPr>
          <w:rFonts w:ascii="Times New Roman" w:eastAsia="宋体" w:hAnsi="Times New Roman" w:cs="Times New Roman"/>
          <w:sz w:val="24"/>
        </w:rPr>
        <w:t>“</w:t>
      </w:r>
      <w:r w:rsidRPr="00E04FEE">
        <w:rPr>
          <w:rFonts w:ascii="Times New Roman" w:eastAsia="宋体" w:hAnsi="Times New Roman" w:cs="Times New Roman"/>
          <w:sz w:val="24"/>
        </w:rPr>
        <w:t>共筑普惠、创新、协同的亚太能源共同体</w:t>
      </w:r>
      <w:r w:rsidRPr="00E04FEE">
        <w:rPr>
          <w:rFonts w:ascii="Times New Roman" w:eastAsia="宋体" w:hAnsi="Times New Roman" w:cs="Times New Roman"/>
          <w:sz w:val="24"/>
        </w:rPr>
        <w:t>”</w:t>
      </w:r>
      <w:r w:rsidRPr="00E04FEE">
        <w:rPr>
          <w:rFonts w:ascii="Times New Roman" w:eastAsia="宋体" w:hAnsi="Times New Roman" w:cs="Times New Roman"/>
          <w:sz w:val="24"/>
        </w:rPr>
        <w:t>主题，</w:t>
      </w:r>
      <w:r w:rsidRPr="00033453">
        <w:rPr>
          <w:rFonts w:ascii="Times New Roman" w:eastAsia="宋体" w:hAnsi="Times New Roman" w:cs="Times New Roman"/>
          <w:b/>
          <w:bCs/>
          <w:sz w:val="24"/>
        </w:rPr>
        <w:t>聚焦高质量能源普遍服务、人工智能</w:t>
      </w:r>
      <w:r w:rsidRPr="00033453">
        <w:rPr>
          <w:rFonts w:ascii="Times New Roman" w:eastAsia="宋体" w:hAnsi="Times New Roman" w:cs="Times New Roman"/>
          <w:b/>
          <w:bCs/>
          <w:sz w:val="24"/>
        </w:rPr>
        <w:t>+</w:t>
      </w:r>
      <w:r w:rsidRPr="00033453">
        <w:rPr>
          <w:rFonts w:ascii="Times New Roman" w:eastAsia="宋体" w:hAnsi="Times New Roman" w:cs="Times New Roman"/>
          <w:b/>
          <w:bCs/>
          <w:sz w:val="24"/>
        </w:rPr>
        <w:t>能源、亚太能源协同共治三大优先方向</w:t>
      </w:r>
      <w:r w:rsidRPr="00E04FEE">
        <w:rPr>
          <w:rFonts w:ascii="Times New Roman" w:eastAsia="宋体" w:hAnsi="Times New Roman" w:cs="Times New Roman"/>
          <w:sz w:val="24"/>
        </w:rPr>
        <w:t>，并审议第</w:t>
      </w:r>
      <w:r w:rsidRPr="00E04FEE">
        <w:rPr>
          <w:rFonts w:ascii="Times New Roman" w:eastAsia="宋体" w:hAnsi="Times New Roman" w:cs="Times New Roman"/>
          <w:sz w:val="24"/>
        </w:rPr>
        <w:t>16</w:t>
      </w:r>
      <w:r w:rsidRPr="00E04FEE">
        <w:rPr>
          <w:rFonts w:ascii="Times New Roman" w:eastAsia="宋体" w:hAnsi="Times New Roman" w:cs="Times New Roman"/>
          <w:sz w:val="24"/>
        </w:rPr>
        <w:t>次</w:t>
      </w:r>
      <w:r w:rsidRPr="00E04FEE">
        <w:rPr>
          <w:rFonts w:ascii="Times New Roman" w:eastAsia="宋体" w:hAnsi="Times New Roman" w:cs="Times New Roman"/>
          <w:sz w:val="24"/>
        </w:rPr>
        <w:t>APEC</w:t>
      </w:r>
      <w:r w:rsidRPr="00E04FEE">
        <w:rPr>
          <w:rFonts w:ascii="Times New Roman" w:eastAsia="宋体" w:hAnsi="Times New Roman" w:cs="Times New Roman"/>
          <w:sz w:val="24"/>
        </w:rPr>
        <w:t>能源部长会议成果文件草案。</w:t>
      </w:r>
      <w:r w:rsidR="00033453">
        <w:rPr>
          <w:rFonts w:ascii="Times New Roman" w:eastAsia="宋体" w:hAnsi="Times New Roman" w:cs="Times New Roman" w:hint="eastAsia"/>
          <w:sz w:val="24"/>
        </w:rPr>
        <w:t>（详情</w:t>
      </w:r>
      <w:r w:rsidR="00033453">
        <w:rPr>
          <w:rFonts w:ascii="Times New Roman" w:eastAsia="宋体" w:hAnsi="Times New Roman" w:cs="Times New Roman" w:hint="eastAsia"/>
          <w:sz w:val="24"/>
        </w:rPr>
        <w:t>&gt;&gt;</w:t>
      </w:r>
      <w:hyperlink r:id="rId15" w:history="1">
        <w:r w:rsidR="00033453" w:rsidRPr="00033453">
          <w:rPr>
            <w:rFonts w:ascii="Times New Roman" w:eastAsia="宋体" w:hAnsi="Times New Roman" w:cs="Times New Roman"/>
            <w:sz w:val="24"/>
          </w:rPr>
          <w:t>https://mp.weixin.qq.com/s/Aj5svCXKo7WDYD_ZG0t3KA</w:t>
        </w:r>
      </w:hyperlink>
      <w:r w:rsidR="00033453">
        <w:rPr>
          <w:rFonts w:ascii="Times New Roman" w:eastAsia="宋体" w:hAnsi="Times New Roman" w:cs="Times New Roman" w:hint="eastAsia"/>
          <w:sz w:val="24"/>
        </w:rPr>
        <w:t>)</w:t>
      </w:r>
      <w:r w:rsidRPr="00E04FEE">
        <w:rPr>
          <w:rFonts w:ascii="Times New Roman" w:eastAsia="宋体" w:hAnsi="Times New Roman" w:cs="Times New Roman"/>
          <w:sz w:val="24"/>
        </w:rPr>
        <w:t>此前，</w:t>
      </w:r>
      <w:r w:rsidRPr="00E04FEE">
        <w:rPr>
          <w:rFonts w:ascii="Times New Roman" w:eastAsia="宋体" w:hAnsi="Times New Roman" w:cs="Times New Roman"/>
          <w:sz w:val="24"/>
        </w:rPr>
        <w:t>APEC</w:t>
      </w:r>
      <w:r w:rsidRPr="00E04FEE">
        <w:rPr>
          <w:rFonts w:ascii="Times New Roman" w:eastAsia="宋体" w:hAnsi="Times New Roman" w:cs="Times New Roman"/>
          <w:sz w:val="24"/>
        </w:rPr>
        <w:t>适应高比例新能源的新型电力系统实践路径研讨会于</w:t>
      </w:r>
      <w:r w:rsidRPr="00E04FEE">
        <w:rPr>
          <w:rFonts w:ascii="Times New Roman" w:eastAsia="宋体" w:hAnsi="Times New Roman" w:cs="Times New Roman"/>
          <w:sz w:val="24"/>
        </w:rPr>
        <w:t>9</w:t>
      </w:r>
      <w:r w:rsidRPr="00E04FEE">
        <w:rPr>
          <w:rFonts w:ascii="Times New Roman" w:eastAsia="宋体" w:hAnsi="Times New Roman" w:cs="Times New Roman"/>
          <w:sz w:val="24"/>
        </w:rPr>
        <w:t>月</w:t>
      </w:r>
      <w:r w:rsidRPr="00E04FEE">
        <w:rPr>
          <w:rFonts w:ascii="Times New Roman" w:eastAsia="宋体" w:hAnsi="Times New Roman" w:cs="Times New Roman"/>
          <w:sz w:val="24"/>
        </w:rPr>
        <w:t>7</w:t>
      </w:r>
      <w:r w:rsidRPr="00E04FEE">
        <w:rPr>
          <w:rFonts w:ascii="Times New Roman" w:eastAsia="宋体" w:hAnsi="Times New Roman" w:cs="Times New Roman"/>
          <w:sz w:val="24"/>
        </w:rPr>
        <w:t>日在北京召开，</w:t>
      </w:r>
      <w:r w:rsidRPr="003E7BEC">
        <w:rPr>
          <w:rFonts w:ascii="Times New Roman" w:eastAsia="宋体" w:hAnsi="Times New Roman" w:cs="Times New Roman"/>
          <w:b/>
          <w:bCs/>
          <w:sz w:val="24"/>
        </w:rPr>
        <w:t>中方发布</w:t>
      </w:r>
      <w:r w:rsidRPr="003E7BEC">
        <w:rPr>
          <w:rFonts w:ascii="Times New Roman" w:eastAsia="宋体" w:hAnsi="Times New Roman" w:cs="Times New Roman"/>
          <w:b/>
          <w:bCs/>
          <w:sz w:val="24"/>
        </w:rPr>
        <w:t>2026 APEC“</w:t>
      </w:r>
      <w:r w:rsidRPr="003E7BEC">
        <w:rPr>
          <w:rFonts w:ascii="Times New Roman" w:eastAsia="宋体" w:hAnsi="Times New Roman" w:cs="Times New Roman"/>
          <w:b/>
          <w:bCs/>
          <w:sz w:val="24"/>
        </w:rPr>
        <w:t>中国年</w:t>
      </w:r>
      <w:r w:rsidRPr="003E7BEC">
        <w:rPr>
          <w:rFonts w:ascii="Times New Roman" w:eastAsia="宋体" w:hAnsi="Times New Roman" w:cs="Times New Roman"/>
          <w:b/>
          <w:bCs/>
          <w:sz w:val="24"/>
        </w:rPr>
        <w:t>”</w:t>
      </w:r>
      <w:r w:rsidRPr="003E7BEC">
        <w:rPr>
          <w:rFonts w:ascii="Times New Roman" w:eastAsia="宋体" w:hAnsi="Times New Roman" w:cs="Times New Roman"/>
          <w:b/>
          <w:bCs/>
          <w:sz w:val="24"/>
        </w:rPr>
        <w:t>能源领域东道主自主贡献《构建适应高比例新能源的新型电力系统推荐解决方案》</w:t>
      </w:r>
      <w:r w:rsidRPr="00E04FEE">
        <w:rPr>
          <w:rFonts w:ascii="Times New Roman" w:eastAsia="宋体" w:hAnsi="Times New Roman" w:cs="Times New Roman"/>
          <w:sz w:val="24"/>
        </w:rPr>
        <w:t>，从技术、政策、协作三个维度提出新型电力系统建设思路，为亚太经济体推进能源转型和提升电力系统安全稳定运行水平提供参考。</w:t>
      </w:r>
      <w:r w:rsidR="003E7BEC">
        <w:rPr>
          <w:rFonts w:ascii="Times New Roman" w:eastAsia="宋体" w:hAnsi="Times New Roman" w:cs="Times New Roman" w:hint="eastAsia"/>
          <w:sz w:val="24"/>
        </w:rPr>
        <w:t>(</w:t>
      </w:r>
      <w:r w:rsidRPr="00E04FEE">
        <w:rPr>
          <w:rFonts w:ascii="Times New Roman" w:eastAsia="宋体" w:hAnsi="Times New Roman" w:cs="Times New Roman"/>
          <w:sz w:val="24"/>
        </w:rPr>
        <w:t>详</w:t>
      </w:r>
      <w:r w:rsidRPr="00033453">
        <w:rPr>
          <w:rFonts w:ascii="Times New Roman" w:eastAsia="宋体" w:hAnsi="Times New Roman" w:cs="Times New Roman"/>
          <w:sz w:val="24"/>
        </w:rPr>
        <w:t>情</w:t>
      </w:r>
      <w:r w:rsidRPr="00033453">
        <w:rPr>
          <w:rFonts w:ascii="Times New Roman" w:eastAsia="宋体" w:hAnsi="Times New Roman" w:cs="Times New Roman"/>
          <w:sz w:val="24"/>
        </w:rPr>
        <w:t>&gt;&gt;</w:t>
      </w:r>
      <w:hyperlink r:id="rId16" w:history="1">
        <w:r w:rsidR="00DD6160" w:rsidRPr="00033453">
          <w:rPr>
            <w:rFonts w:ascii="Times New Roman" w:eastAsia="宋体" w:hAnsi="Times New Roman" w:cs="Times New Roman"/>
            <w:sz w:val="24"/>
          </w:rPr>
          <w:t>https://mp.weixin.qq.com/s/Vv4T2XmpTmyp9f2Go6eDRg</w:t>
        </w:r>
      </w:hyperlink>
      <w:r w:rsidR="003E7BEC">
        <w:rPr>
          <w:rFonts w:ascii="Times New Roman" w:eastAsia="宋体" w:hAnsi="Times New Roman" w:cs="Times New Roman" w:hint="eastAsia"/>
          <w:sz w:val="24"/>
        </w:rPr>
        <w:t>)</w:t>
      </w:r>
    </w:p>
    <w:p w14:paraId="0FC42FFB" w14:textId="77777777" w:rsidR="00DD6160" w:rsidRPr="00DD6160" w:rsidRDefault="00DD6160" w:rsidP="009175C5">
      <w:pPr>
        <w:tabs>
          <w:tab w:val="left" w:pos="1800"/>
        </w:tabs>
        <w:spacing w:line="360" w:lineRule="auto"/>
        <w:rPr>
          <w:rFonts w:ascii="Times New Roman" w:eastAsia="宋体" w:hAnsi="Times New Roman" w:cs="Times New Roman"/>
          <w:b/>
          <w:bCs/>
          <w:sz w:val="24"/>
        </w:rPr>
      </w:pPr>
    </w:p>
    <w:p w14:paraId="625108AE" w14:textId="3449F92E" w:rsidR="009175C5" w:rsidRPr="003E7BEC" w:rsidRDefault="009175C5" w:rsidP="009175C5">
      <w:pPr>
        <w:tabs>
          <w:tab w:val="left" w:pos="1800"/>
        </w:tabs>
        <w:spacing w:line="360" w:lineRule="auto"/>
        <w:rPr>
          <w:rFonts w:ascii="Times New Roman" w:eastAsia="宋体" w:hAnsi="Times New Roman" w:cs="Times New Roman"/>
          <w:color w:val="00B0F0"/>
          <w:sz w:val="24"/>
        </w:rPr>
      </w:pPr>
      <w:r w:rsidRPr="003E7BEC">
        <w:rPr>
          <w:rFonts w:ascii="Times New Roman" w:eastAsia="宋体" w:hAnsi="Times New Roman" w:cs="Times New Roman"/>
          <w:b/>
          <w:bCs/>
          <w:color w:val="00B0F0"/>
          <w:sz w:val="24"/>
        </w:rPr>
        <w:t>李强会见卡塔尔首相兼外交大臣，提出深化传统能源、新能源和人工智能等领域合作</w:t>
      </w:r>
    </w:p>
    <w:p w14:paraId="59C6D6C6" w14:textId="3D360BF8" w:rsidR="009175C5" w:rsidRPr="003E7BEC" w:rsidRDefault="009175C5" w:rsidP="009175C5">
      <w:pPr>
        <w:tabs>
          <w:tab w:val="left" w:pos="1800"/>
        </w:tabs>
        <w:spacing w:line="360" w:lineRule="auto"/>
        <w:rPr>
          <w:rFonts w:ascii="Times New Roman" w:eastAsia="宋体" w:hAnsi="Times New Roman" w:cs="Times New Roman"/>
          <w:color w:val="EE0000"/>
          <w:sz w:val="24"/>
        </w:rPr>
      </w:pPr>
      <w:r w:rsidRPr="003E7BEC">
        <w:rPr>
          <w:rFonts w:ascii="Times New Roman" w:eastAsia="宋体" w:hAnsi="Times New Roman" w:cs="Times New Roman"/>
          <w:b/>
          <w:bCs/>
          <w:color w:val="EE0000"/>
          <w:sz w:val="24"/>
        </w:rPr>
        <w:t>#</w:t>
      </w:r>
      <w:r w:rsidRPr="003E7BEC">
        <w:rPr>
          <w:rFonts w:ascii="Times New Roman" w:eastAsia="宋体" w:hAnsi="Times New Roman" w:cs="Times New Roman"/>
          <w:b/>
          <w:bCs/>
          <w:color w:val="EE0000"/>
          <w:sz w:val="24"/>
        </w:rPr>
        <w:t>新能源</w:t>
      </w:r>
      <w:r w:rsidRPr="003E7BEC">
        <w:rPr>
          <w:rFonts w:ascii="Times New Roman" w:eastAsia="宋体" w:hAnsi="Times New Roman" w:cs="Times New Roman"/>
          <w:b/>
          <w:bCs/>
          <w:color w:val="EE0000"/>
          <w:sz w:val="24"/>
        </w:rPr>
        <w:t>#</w:t>
      </w:r>
      <w:r w:rsidRPr="003E7BEC">
        <w:rPr>
          <w:rFonts w:ascii="Times New Roman" w:eastAsia="宋体" w:hAnsi="Times New Roman" w:cs="Times New Roman"/>
          <w:b/>
          <w:bCs/>
          <w:color w:val="EE0000"/>
          <w:sz w:val="24"/>
        </w:rPr>
        <w:t>一带一路</w:t>
      </w:r>
    </w:p>
    <w:p w14:paraId="3C2A426C" w14:textId="2D60D5A9" w:rsidR="009175C5" w:rsidRPr="009175C5" w:rsidRDefault="009175C5" w:rsidP="003E7BEC">
      <w:pPr>
        <w:tabs>
          <w:tab w:val="left" w:pos="1800"/>
        </w:tabs>
        <w:spacing w:line="360" w:lineRule="auto"/>
        <w:ind w:firstLineChars="200" w:firstLine="480"/>
        <w:rPr>
          <w:rFonts w:ascii="Times New Roman" w:eastAsia="宋体" w:hAnsi="Times New Roman" w:cs="Times New Roman"/>
          <w:sz w:val="24"/>
        </w:rPr>
      </w:pPr>
      <w:r w:rsidRPr="009175C5">
        <w:rPr>
          <w:rFonts w:ascii="Times New Roman" w:eastAsia="宋体" w:hAnsi="Times New Roman" w:cs="Times New Roman"/>
          <w:sz w:val="24"/>
        </w:rPr>
        <w:t>9</w:t>
      </w:r>
      <w:r w:rsidRPr="009175C5">
        <w:rPr>
          <w:rFonts w:ascii="Times New Roman" w:eastAsia="宋体" w:hAnsi="Times New Roman" w:cs="Times New Roman"/>
          <w:sz w:val="24"/>
        </w:rPr>
        <w:t>月</w:t>
      </w:r>
      <w:r w:rsidRPr="009175C5">
        <w:rPr>
          <w:rFonts w:ascii="Times New Roman" w:eastAsia="宋体" w:hAnsi="Times New Roman" w:cs="Times New Roman"/>
          <w:sz w:val="24"/>
        </w:rPr>
        <w:t>7</w:t>
      </w:r>
      <w:r w:rsidRPr="009175C5">
        <w:rPr>
          <w:rFonts w:ascii="Times New Roman" w:eastAsia="宋体" w:hAnsi="Times New Roman" w:cs="Times New Roman"/>
          <w:sz w:val="24"/>
        </w:rPr>
        <w:t>日，国务院总理李强在北京会见卡塔尔首相兼外交大臣穆罕默德。李强表示，中</w:t>
      </w:r>
      <w:r w:rsidRPr="00272016">
        <w:rPr>
          <w:rFonts w:ascii="Times New Roman" w:eastAsia="宋体" w:hAnsi="Times New Roman" w:cs="Times New Roman"/>
          <w:b/>
          <w:bCs/>
          <w:sz w:val="24"/>
        </w:rPr>
        <w:t>方愿同卡方加强发展战略对接，高质量共建</w:t>
      </w:r>
      <w:r w:rsidRPr="00272016">
        <w:rPr>
          <w:rFonts w:ascii="Times New Roman" w:eastAsia="宋体" w:hAnsi="Times New Roman" w:cs="Times New Roman"/>
          <w:b/>
          <w:bCs/>
          <w:sz w:val="24"/>
        </w:rPr>
        <w:t>“</w:t>
      </w:r>
      <w:r w:rsidRPr="00272016">
        <w:rPr>
          <w:rFonts w:ascii="Times New Roman" w:eastAsia="宋体" w:hAnsi="Times New Roman" w:cs="Times New Roman"/>
          <w:b/>
          <w:bCs/>
          <w:sz w:val="24"/>
        </w:rPr>
        <w:t>一带一路</w:t>
      </w:r>
      <w:r w:rsidRPr="00272016">
        <w:rPr>
          <w:rFonts w:ascii="Times New Roman" w:eastAsia="宋体" w:hAnsi="Times New Roman" w:cs="Times New Roman"/>
          <w:b/>
          <w:bCs/>
          <w:sz w:val="24"/>
        </w:rPr>
        <w:t>”</w:t>
      </w:r>
      <w:r w:rsidRPr="00272016">
        <w:rPr>
          <w:rFonts w:ascii="Times New Roman" w:eastAsia="宋体" w:hAnsi="Times New Roman" w:cs="Times New Roman"/>
          <w:b/>
          <w:bCs/>
          <w:sz w:val="24"/>
        </w:rPr>
        <w:t>，深化传统能源、新能源、基础设施、人工智能等领域合作，促进双向投资提质增效</w:t>
      </w:r>
      <w:r w:rsidRPr="009175C5">
        <w:rPr>
          <w:rFonts w:ascii="Times New Roman" w:eastAsia="宋体" w:hAnsi="Times New Roman" w:cs="Times New Roman"/>
          <w:sz w:val="24"/>
        </w:rPr>
        <w:t>。穆罕默德表示，卡方珍视对华关系，愿同中方加强各层级交往，深化经贸、高新科技、先进制造业等领域务实合作，共同开启两国关系下一个</w:t>
      </w:r>
      <w:r w:rsidRPr="009175C5">
        <w:rPr>
          <w:rFonts w:ascii="Times New Roman" w:eastAsia="宋体" w:hAnsi="Times New Roman" w:cs="Times New Roman"/>
          <w:sz w:val="24"/>
        </w:rPr>
        <w:t>“</w:t>
      </w:r>
      <w:r w:rsidRPr="009175C5">
        <w:rPr>
          <w:rFonts w:ascii="Times New Roman" w:eastAsia="宋体" w:hAnsi="Times New Roman" w:cs="Times New Roman"/>
          <w:sz w:val="24"/>
        </w:rPr>
        <w:t>黄金十年</w:t>
      </w:r>
      <w:r w:rsidRPr="009175C5">
        <w:rPr>
          <w:rFonts w:ascii="Times New Roman" w:eastAsia="宋体" w:hAnsi="Times New Roman" w:cs="Times New Roman"/>
          <w:sz w:val="24"/>
        </w:rPr>
        <w:t>”</w:t>
      </w:r>
      <w:r w:rsidRPr="009175C5">
        <w:rPr>
          <w:rFonts w:ascii="Times New Roman" w:eastAsia="宋体" w:hAnsi="Times New Roman" w:cs="Times New Roman"/>
          <w:sz w:val="24"/>
        </w:rPr>
        <w:t>。详情</w:t>
      </w:r>
      <w:r w:rsidRPr="009175C5">
        <w:rPr>
          <w:rFonts w:ascii="Times New Roman" w:eastAsia="宋体" w:hAnsi="Times New Roman" w:cs="Times New Roman"/>
          <w:sz w:val="24"/>
        </w:rPr>
        <w:t>&gt;&gt;</w:t>
      </w:r>
    </w:p>
    <w:p w14:paraId="2165B735" w14:textId="4EE9DCBC" w:rsidR="00886D9B" w:rsidRDefault="001A6611" w:rsidP="00EB01AC">
      <w:pPr>
        <w:tabs>
          <w:tab w:val="left" w:pos="1800"/>
        </w:tabs>
        <w:spacing w:line="360" w:lineRule="auto"/>
        <w:rPr>
          <w:rFonts w:ascii="Times New Roman" w:eastAsia="宋体" w:hAnsi="Times New Roman" w:cs="Times New Roman"/>
          <w:sz w:val="24"/>
        </w:rPr>
      </w:pPr>
      <w:hyperlink r:id="rId17" w:history="1">
        <w:r w:rsidRPr="0088013B">
          <w:rPr>
            <w:rFonts w:ascii="Times New Roman" w:eastAsia="宋体" w:hAnsi="Times New Roman" w:cs="Times New Roman"/>
            <w:sz w:val="24"/>
          </w:rPr>
          <w:t>https://mp.weixin.qq.com/s/hBYMTa-Bu_HbbM7PXLGgIQ</w:t>
        </w:r>
      </w:hyperlink>
    </w:p>
    <w:p w14:paraId="0B21C19D" w14:textId="77777777" w:rsidR="001A6611" w:rsidRDefault="001A6611" w:rsidP="00EB01AC">
      <w:pPr>
        <w:tabs>
          <w:tab w:val="left" w:pos="1800"/>
        </w:tabs>
        <w:spacing w:line="360" w:lineRule="auto"/>
        <w:rPr>
          <w:rFonts w:ascii="Times New Roman" w:eastAsia="宋体" w:hAnsi="Times New Roman" w:cs="Times New Roman"/>
          <w:sz w:val="24"/>
        </w:rPr>
      </w:pPr>
    </w:p>
    <w:p w14:paraId="718D6987" w14:textId="77777777" w:rsidR="00F86625" w:rsidRPr="00F86625" w:rsidRDefault="00F86625" w:rsidP="00F86625">
      <w:pPr>
        <w:tabs>
          <w:tab w:val="left" w:pos="1800"/>
        </w:tabs>
        <w:spacing w:line="360" w:lineRule="auto"/>
        <w:rPr>
          <w:rFonts w:ascii="Times New Roman" w:eastAsia="宋体" w:hAnsi="Times New Roman" w:cs="Times New Roman"/>
          <w:color w:val="00B0F0"/>
          <w:sz w:val="24"/>
        </w:rPr>
      </w:pPr>
      <w:r w:rsidRPr="00F86625">
        <w:rPr>
          <w:rFonts w:ascii="Times New Roman" w:eastAsia="宋体" w:hAnsi="Times New Roman" w:cs="Times New Roman"/>
          <w:b/>
          <w:bCs/>
          <w:color w:val="00B0F0"/>
          <w:sz w:val="24"/>
        </w:rPr>
        <w:t>中俄投资、能源机制性会议和能源商务论坛在俄举行，双方提出深化能源合作、维护产业链供应链稳定</w:t>
      </w:r>
    </w:p>
    <w:p w14:paraId="59164E56" w14:textId="4362D0FF" w:rsidR="00F86625" w:rsidRPr="00F86625" w:rsidRDefault="00F86625" w:rsidP="00F86625">
      <w:pPr>
        <w:tabs>
          <w:tab w:val="left" w:pos="1800"/>
        </w:tabs>
        <w:spacing w:line="360" w:lineRule="auto"/>
        <w:rPr>
          <w:rFonts w:ascii="Times New Roman" w:eastAsia="宋体" w:hAnsi="Times New Roman" w:cs="Times New Roman"/>
          <w:color w:val="EE0000"/>
          <w:sz w:val="24"/>
        </w:rPr>
      </w:pPr>
      <w:r w:rsidRPr="00F86625">
        <w:rPr>
          <w:rFonts w:ascii="Times New Roman" w:eastAsia="宋体" w:hAnsi="Times New Roman" w:cs="Times New Roman"/>
          <w:b/>
          <w:bCs/>
          <w:color w:val="EE0000"/>
          <w:sz w:val="24"/>
        </w:rPr>
        <w:t>#</w:t>
      </w:r>
      <w:r w:rsidRPr="00F86625">
        <w:rPr>
          <w:rFonts w:ascii="Times New Roman" w:eastAsia="宋体" w:hAnsi="Times New Roman" w:cs="Times New Roman"/>
          <w:b/>
          <w:bCs/>
          <w:color w:val="EE0000"/>
          <w:sz w:val="24"/>
        </w:rPr>
        <w:t>能源安全</w:t>
      </w:r>
      <w:r>
        <w:rPr>
          <w:rFonts w:ascii="Times New Roman" w:eastAsia="宋体" w:hAnsi="Times New Roman" w:cs="Times New Roman" w:hint="eastAsia"/>
          <w:b/>
          <w:bCs/>
          <w:color w:val="EE0000"/>
          <w:sz w:val="24"/>
        </w:rPr>
        <w:t xml:space="preserve"> </w:t>
      </w:r>
      <w:r w:rsidRPr="00F86625">
        <w:rPr>
          <w:rFonts w:ascii="Times New Roman" w:eastAsia="宋体" w:hAnsi="Times New Roman" w:cs="Times New Roman"/>
          <w:b/>
          <w:bCs/>
          <w:color w:val="EE0000"/>
          <w:sz w:val="24"/>
        </w:rPr>
        <w:t>#</w:t>
      </w:r>
      <w:r w:rsidRPr="00F86625">
        <w:rPr>
          <w:rFonts w:ascii="Times New Roman" w:eastAsia="宋体" w:hAnsi="Times New Roman" w:cs="Times New Roman"/>
          <w:b/>
          <w:bCs/>
          <w:color w:val="EE0000"/>
          <w:sz w:val="24"/>
        </w:rPr>
        <w:t>产业链供应链</w:t>
      </w:r>
    </w:p>
    <w:p w14:paraId="47C82178" w14:textId="00254F04" w:rsidR="00F86625" w:rsidRPr="00F86625" w:rsidRDefault="00F86625" w:rsidP="00F86625">
      <w:pPr>
        <w:tabs>
          <w:tab w:val="left" w:pos="1800"/>
        </w:tabs>
        <w:spacing w:line="360" w:lineRule="auto"/>
        <w:ind w:firstLineChars="200" w:firstLine="480"/>
        <w:rPr>
          <w:rFonts w:ascii="Times New Roman" w:eastAsia="宋体" w:hAnsi="Times New Roman" w:cs="Times New Roman"/>
          <w:sz w:val="24"/>
        </w:rPr>
      </w:pPr>
      <w:r w:rsidRPr="00F86625">
        <w:rPr>
          <w:rFonts w:ascii="Times New Roman" w:eastAsia="宋体" w:hAnsi="Times New Roman" w:cs="Times New Roman"/>
          <w:sz w:val="24"/>
        </w:rPr>
        <w:t>当地时间</w:t>
      </w:r>
      <w:r w:rsidRPr="00F86625">
        <w:rPr>
          <w:rFonts w:ascii="Times New Roman" w:eastAsia="宋体" w:hAnsi="Times New Roman" w:cs="Times New Roman"/>
          <w:sz w:val="24"/>
        </w:rPr>
        <w:t>9</w:t>
      </w:r>
      <w:r w:rsidRPr="00F86625">
        <w:rPr>
          <w:rFonts w:ascii="Times New Roman" w:eastAsia="宋体" w:hAnsi="Times New Roman" w:cs="Times New Roman"/>
          <w:sz w:val="24"/>
        </w:rPr>
        <w:t>月</w:t>
      </w:r>
      <w:r w:rsidRPr="00F86625">
        <w:rPr>
          <w:rFonts w:ascii="Times New Roman" w:eastAsia="宋体" w:hAnsi="Times New Roman" w:cs="Times New Roman"/>
          <w:sz w:val="24"/>
        </w:rPr>
        <w:t>2</w:t>
      </w:r>
      <w:r w:rsidRPr="00F86625">
        <w:rPr>
          <w:rFonts w:ascii="Times New Roman" w:eastAsia="宋体" w:hAnsi="Times New Roman" w:cs="Times New Roman"/>
          <w:sz w:val="24"/>
        </w:rPr>
        <w:t>日至</w:t>
      </w:r>
      <w:r w:rsidRPr="00F86625">
        <w:rPr>
          <w:rFonts w:ascii="Times New Roman" w:eastAsia="宋体" w:hAnsi="Times New Roman" w:cs="Times New Roman"/>
          <w:sz w:val="24"/>
        </w:rPr>
        <w:t>4</w:t>
      </w:r>
      <w:r w:rsidRPr="00F86625">
        <w:rPr>
          <w:rFonts w:ascii="Times New Roman" w:eastAsia="宋体" w:hAnsi="Times New Roman" w:cs="Times New Roman"/>
          <w:sz w:val="24"/>
        </w:rPr>
        <w:t>日，国务院副总理丁薛祥在符拉迪沃斯托克会见俄罗斯总统普京，并同俄方共同主持中俄投资合作委员会第十三次会议、中俄能源合作委员会第二十三次会议，出席第八届中俄能源商务论坛开幕式。</w:t>
      </w:r>
      <w:r w:rsidRPr="00D20AD2">
        <w:rPr>
          <w:rFonts w:ascii="Times New Roman" w:eastAsia="宋体" w:hAnsi="Times New Roman" w:cs="Times New Roman"/>
          <w:b/>
          <w:bCs/>
          <w:sz w:val="24"/>
        </w:rPr>
        <w:t>丁薛祥表示，</w:t>
      </w:r>
      <w:r w:rsidRPr="00D20AD2">
        <w:rPr>
          <w:rFonts w:ascii="Times New Roman" w:eastAsia="宋体" w:hAnsi="Times New Roman" w:cs="Times New Roman"/>
          <w:b/>
          <w:bCs/>
          <w:sz w:val="24"/>
        </w:rPr>
        <w:lastRenderedPageBreak/>
        <w:t>中方愿同俄方落实两国元首重要共识，深化投资、能源领域务实合作，持续巩固现有能源合作成果，积极布局新领域新方向，共同推动全球能源治理体系变革</w:t>
      </w:r>
      <w:r w:rsidR="00D20AD2">
        <w:rPr>
          <w:rFonts w:ascii="Times New Roman" w:eastAsia="宋体" w:hAnsi="Times New Roman" w:cs="Times New Roman" w:hint="eastAsia"/>
          <w:b/>
          <w:bCs/>
          <w:sz w:val="24"/>
        </w:rPr>
        <w:t>（</w:t>
      </w:r>
      <w:r w:rsidR="00D20AD2" w:rsidRPr="00254BB7">
        <w:rPr>
          <w:rFonts w:ascii="Times New Roman" w:eastAsia="宋体" w:hAnsi="Times New Roman" w:cs="Times New Roman"/>
          <w:sz w:val="24"/>
        </w:rPr>
        <w:t>详情</w:t>
      </w:r>
      <w:r w:rsidR="00D20AD2" w:rsidRPr="00254BB7">
        <w:rPr>
          <w:rFonts w:ascii="Times New Roman" w:eastAsia="宋体" w:hAnsi="Times New Roman" w:cs="Times New Roman"/>
          <w:sz w:val="24"/>
        </w:rPr>
        <w:t>&gt;&gt;</w:t>
      </w:r>
      <w:hyperlink r:id="rId18" w:history="1">
        <w:r w:rsidR="00D20AD2" w:rsidRPr="0088013B">
          <w:rPr>
            <w:rFonts w:ascii="Times New Roman" w:eastAsia="宋体" w:hAnsi="Times New Roman" w:cs="Times New Roman"/>
            <w:sz w:val="24"/>
          </w:rPr>
          <w:t>https://mp.weixin.qq.com/s/a91se7aeIFZtk89_o_6pQw</w:t>
        </w:r>
      </w:hyperlink>
      <w:r w:rsidR="00D20AD2" w:rsidRPr="00F86625">
        <w:rPr>
          <w:rFonts w:ascii="Times New Roman" w:eastAsia="宋体" w:hAnsi="Times New Roman" w:cs="Times New Roman"/>
          <w:sz w:val="24"/>
        </w:rPr>
        <w:t>）</w:t>
      </w:r>
      <w:r w:rsidRPr="00F86625">
        <w:rPr>
          <w:rFonts w:ascii="Times New Roman" w:eastAsia="宋体" w:hAnsi="Times New Roman" w:cs="Times New Roman"/>
          <w:sz w:val="24"/>
        </w:rPr>
        <w:t>。</w:t>
      </w:r>
      <w:r w:rsidRPr="00F86625">
        <w:rPr>
          <w:rFonts w:ascii="Times New Roman" w:eastAsia="宋体" w:hAnsi="Times New Roman" w:cs="Times New Roman"/>
          <w:sz w:val="24"/>
        </w:rPr>
        <w:t>9</w:t>
      </w:r>
      <w:r w:rsidRPr="00F86625">
        <w:rPr>
          <w:rFonts w:ascii="Times New Roman" w:eastAsia="宋体" w:hAnsi="Times New Roman" w:cs="Times New Roman"/>
          <w:sz w:val="24"/>
        </w:rPr>
        <w:t>月</w:t>
      </w:r>
      <w:r w:rsidRPr="00F86625">
        <w:rPr>
          <w:rFonts w:ascii="Times New Roman" w:eastAsia="宋体" w:hAnsi="Times New Roman" w:cs="Times New Roman"/>
          <w:sz w:val="24"/>
        </w:rPr>
        <w:t>4</w:t>
      </w:r>
      <w:r w:rsidRPr="00F86625">
        <w:rPr>
          <w:rFonts w:ascii="Times New Roman" w:eastAsia="宋体" w:hAnsi="Times New Roman" w:cs="Times New Roman"/>
          <w:sz w:val="24"/>
        </w:rPr>
        <w:t>日，第八届中俄能源商务论坛举办，国家主席习近平向论坛致贺信，提出中方愿同俄方不断深化能源合作，共同维护能源产业链供应链稳定畅通（</w:t>
      </w:r>
      <w:r w:rsidRPr="002F5247">
        <w:rPr>
          <w:rFonts w:ascii="Times New Roman" w:eastAsia="宋体" w:hAnsi="Times New Roman" w:cs="Times New Roman"/>
          <w:sz w:val="24"/>
        </w:rPr>
        <w:t>详情</w:t>
      </w:r>
      <w:r w:rsidRPr="002F5247">
        <w:rPr>
          <w:rFonts w:ascii="Times New Roman" w:eastAsia="宋体" w:hAnsi="Times New Roman" w:cs="Times New Roman"/>
          <w:sz w:val="24"/>
        </w:rPr>
        <w:t>&gt;&gt;</w:t>
      </w:r>
      <w:hyperlink r:id="rId19" w:history="1">
        <w:r w:rsidRPr="0088013B">
          <w:rPr>
            <w:rFonts w:ascii="Times New Roman" w:eastAsia="宋体" w:hAnsi="Times New Roman" w:cs="Times New Roman"/>
            <w:sz w:val="24"/>
          </w:rPr>
          <w:t>https://mp.weixin.qq.com/s/RvBkpcwj2dxIRic92ooxgQ</w:t>
        </w:r>
      </w:hyperlink>
      <w:r w:rsidRPr="00F86625">
        <w:rPr>
          <w:rFonts w:ascii="Times New Roman" w:eastAsia="宋体" w:hAnsi="Times New Roman" w:cs="Times New Roman"/>
          <w:sz w:val="24"/>
        </w:rPr>
        <w:t>）。</w:t>
      </w:r>
    </w:p>
    <w:p w14:paraId="2B6904F0" w14:textId="77777777" w:rsidR="00F86625" w:rsidRPr="001A6611" w:rsidRDefault="00F86625" w:rsidP="00EB01AC">
      <w:pPr>
        <w:tabs>
          <w:tab w:val="left" w:pos="1800"/>
        </w:tabs>
        <w:spacing w:line="360" w:lineRule="auto"/>
        <w:rPr>
          <w:rFonts w:ascii="Times New Roman" w:eastAsia="宋体" w:hAnsi="Times New Roman" w:cs="Times New Roman"/>
          <w:sz w:val="24"/>
        </w:rPr>
      </w:pPr>
    </w:p>
    <w:p w14:paraId="1C689C6D" w14:textId="2EEDB32D" w:rsidR="006349C1" w:rsidRPr="005154AC" w:rsidRDefault="006349C1" w:rsidP="006349C1">
      <w:pPr>
        <w:tabs>
          <w:tab w:val="left" w:pos="1800"/>
        </w:tabs>
        <w:spacing w:line="360" w:lineRule="auto"/>
        <w:rPr>
          <w:rFonts w:ascii="Times New Roman" w:eastAsia="宋体" w:hAnsi="Times New Roman" w:cs="Times New Roman"/>
          <w:color w:val="00B0F0"/>
          <w:sz w:val="24"/>
        </w:rPr>
      </w:pPr>
      <w:r w:rsidRPr="005154AC">
        <w:rPr>
          <w:rFonts w:ascii="Times New Roman" w:eastAsia="宋体" w:hAnsi="Times New Roman" w:cs="Times New Roman"/>
          <w:b/>
          <w:bCs/>
          <w:color w:val="00B0F0"/>
          <w:sz w:val="24"/>
        </w:rPr>
        <w:t>2026</w:t>
      </w:r>
      <w:r w:rsidRPr="005154AC">
        <w:rPr>
          <w:rFonts w:ascii="Times New Roman" w:eastAsia="宋体" w:hAnsi="Times New Roman" w:cs="Times New Roman"/>
          <w:b/>
          <w:bCs/>
          <w:color w:val="00B0F0"/>
          <w:sz w:val="24"/>
        </w:rPr>
        <w:t>中国国际矿业大会将召开，聚焦合作共赢、绿色智能</w:t>
      </w:r>
    </w:p>
    <w:p w14:paraId="7445CFAC" w14:textId="1CB25C28" w:rsidR="006349C1" w:rsidRPr="005154AC" w:rsidRDefault="006349C1" w:rsidP="006349C1">
      <w:pPr>
        <w:tabs>
          <w:tab w:val="left" w:pos="1800"/>
        </w:tabs>
        <w:spacing w:line="360" w:lineRule="auto"/>
        <w:rPr>
          <w:rFonts w:ascii="Times New Roman" w:eastAsia="宋体" w:hAnsi="Times New Roman" w:cs="Times New Roman"/>
          <w:color w:val="EE0000"/>
          <w:sz w:val="24"/>
        </w:rPr>
      </w:pPr>
      <w:r w:rsidRPr="005154AC">
        <w:rPr>
          <w:rFonts w:ascii="Times New Roman" w:eastAsia="宋体" w:hAnsi="Times New Roman" w:cs="Times New Roman"/>
          <w:b/>
          <w:bCs/>
          <w:color w:val="EE0000"/>
          <w:sz w:val="24"/>
        </w:rPr>
        <w:t>#</w:t>
      </w:r>
      <w:r w:rsidRPr="005154AC">
        <w:rPr>
          <w:rFonts w:ascii="Times New Roman" w:eastAsia="宋体" w:hAnsi="Times New Roman" w:cs="Times New Roman"/>
          <w:b/>
          <w:bCs/>
          <w:color w:val="EE0000"/>
          <w:sz w:val="24"/>
        </w:rPr>
        <w:t>绿色矿业</w:t>
      </w:r>
      <w:r w:rsidRPr="005154AC">
        <w:rPr>
          <w:rFonts w:ascii="Times New Roman" w:eastAsia="宋体" w:hAnsi="Times New Roman" w:cs="Times New Roman"/>
          <w:b/>
          <w:bCs/>
          <w:color w:val="EE0000"/>
          <w:sz w:val="24"/>
        </w:rPr>
        <w:t xml:space="preserve"> #</w:t>
      </w:r>
      <w:r w:rsidRPr="005154AC">
        <w:rPr>
          <w:rFonts w:ascii="Times New Roman" w:eastAsia="宋体" w:hAnsi="Times New Roman" w:cs="Times New Roman"/>
          <w:b/>
          <w:bCs/>
          <w:color w:val="EE0000"/>
          <w:sz w:val="24"/>
        </w:rPr>
        <w:t>智能矿山</w:t>
      </w:r>
    </w:p>
    <w:p w14:paraId="353CDDAA" w14:textId="4925A7FA" w:rsidR="006349C1" w:rsidRPr="006349C1" w:rsidRDefault="006349C1" w:rsidP="005154AC">
      <w:pPr>
        <w:tabs>
          <w:tab w:val="left" w:pos="1800"/>
        </w:tabs>
        <w:spacing w:line="360" w:lineRule="auto"/>
        <w:ind w:firstLineChars="200" w:firstLine="480"/>
        <w:rPr>
          <w:rFonts w:ascii="Times New Roman" w:eastAsia="宋体" w:hAnsi="Times New Roman" w:cs="Times New Roman"/>
          <w:sz w:val="24"/>
        </w:rPr>
      </w:pPr>
      <w:r w:rsidRPr="006349C1">
        <w:rPr>
          <w:rFonts w:ascii="Times New Roman" w:eastAsia="宋体" w:hAnsi="Times New Roman" w:cs="Times New Roman"/>
          <w:sz w:val="24"/>
        </w:rPr>
        <w:t>2026</w:t>
      </w:r>
      <w:r w:rsidRPr="006349C1">
        <w:rPr>
          <w:rFonts w:ascii="Times New Roman" w:eastAsia="宋体" w:hAnsi="Times New Roman" w:cs="Times New Roman"/>
          <w:sz w:val="24"/>
        </w:rPr>
        <w:t>中国国际矿业大会即将召开，本届大会以</w:t>
      </w:r>
      <w:r w:rsidRPr="006349C1">
        <w:rPr>
          <w:rFonts w:ascii="Times New Roman" w:eastAsia="宋体" w:hAnsi="Times New Roman" w:cs="Times New Roman"/>
          <w:sz w:val="24"/>
        </w:rPr>
        <w:t>“</w:t>
      </w:r>
      <w:r w:rsidRPr="006349C1">
        <w:rPr>
          <w:rFonts w:ascii="Times New Roman" w:eastAsia="宋体" w:hAnsi="Times New Roman" w:cs="Times New Roman"/>
          <w:sz w:val="24"/>
        </w:rPr>
        <w:t>合作共赢</w:t>
      </w:r>
      <w:r w:rsidRPr="006349C1">
        <w:rPr>
          <w:rFonts w:ascii="Times New Roman" w:eastAsia="宋体" w:hAnsi="Times New Roman" w:cs="Times New Roman"/>
          <w:sz w:val="24"/>
        </w:rPr>
        <w:t xml:space="preserve"> </w:t>
      </w:r>
      <w:r w:rsidRPr="006349C1">
        <w:rPr>
          <w:rFonts w:ascii="Times New Roman" w:eastAsia="宋体" w:hAnsi="Times New Roman" w:cs="Times New Roman"/>
          <w:sz w:val="24"/>
        </w:rPr>
        <w:t>绿色智能</w:t>
      </w:r>
      <w:r w:rsidRPr="006349C1">
        <w:rPr>
          <w:rFonts w:ascii="Times New Roman" w:eastAsia="宋体" w:hAnsi="Times New Roman" w:cs="Times New Roman"/>
          <w:sz w:val="24"/>
        </w:rPr>
        <w:t>”</w:t>
      </w:r>
      <w:r w:rsidRPr="006349C1">
        <w:rPr>
          <w:rFonts w:ascii="Times New Roman" w:eastAsia="宋体" w:hAnsi="Times New Roman" w:cs="Times New Roman"/>
          <w:sz w:val="24"/>
        </w:rPr>
        <w:t>为主题，聚焦全球矿业发展与能源转型、新兴产业需求。自然资源部表示，中国将深化矿产勘查开采、技术装备</w:t>
      </w:r>
      <w:r w:rsidR="00E446B4">
        <w:rPr>
          <w:rFonts w:ascii="Times New Roman" w:eastAsia="宋体" w:hAnsi="Times New Roman" w:cs="Times New Roman" w:hint="eastAsia"/>
          <w:sz w:val="24"/>
        </w:rPr>
        <w:t>和</w:t>
      </w:r>
      <w:r w:rsidRPr="006349C1">
        <w:rPr>
          <w:rFonts w:ascii="Times New Roman" w:eastAsia="宋体" w:hAnsi="Times New Roman" w:cs="Times New Roman"/>
          <w:sz w:val="24"/>
        </w:rPr>
        <w:t>标准规则等领域合作，维护全球矿业产供链安全稳定；</w:t>
      </w:r>
      <w:r w:rsidRPr="00E446B4">
        <w:rPr>
          <w:rFonts w:ascii="Times New Roman" w:eastAsia="宋体" w:hAnsi="Times New Roman" w:cs="Times New Roman"/>
          <w:b/>
          <w:bCs/>
          <w:sz w:val="24"/>
        </w:rPr>
        <w:t>同时分享绿色矿山建设经验，推进绿色矿业标准、技术和管理合作。</w:t>
      </w:r>
      <w:r w:rsidRPr="006349C1">
        <w:rPr>
          <w:rFonts w:ascii="Times New Roman" w:eastAsia="宋体" w:hAnsi="Times New Roman" w:cs="Times New Roman"/>
          <w:sz w:val="24"/>
        </w:rPr>
        <w:t>大会还将关注人工智能、大数据、云计算、物联网、</w:t>
      </w:r>
      <w:r w:rsidRPr="006349C1">
        <w:rPr>
          <w:rFonts w:ascii="Times New Roman" w:eastAsia="宋体" w:hAnsi="Times New Roman" w:cs="Times New Roman"/>
          <w:sz w:val="24"/>
        </w:rPr>
        <w:t>5G</w:t>
      </w:r>
      <w:r w:rsidRPr="006349C1">
        <w:rPr>
          <w:rFonts w:ascii="Times New Roman" w:eastAsia="宋体" w:hAnsi="Times New Roman" w:cs="Times New Roman"/>
          <w:sz w:val="24"/>
        </w:rPr>
        <w:t>等技术在智能矿山建设中的应用。详情</w:t>
      </w:r>
      <w:r w:rsidRPr="006349C1">
        <w:rPr>
          <w:rFonts w:ascii="Times New Roman" w:eastAsia="宋体" w:hAnsi="Times New Roman" w:cs="Times New Roman"/>
          <w:sz w:val="24"/>
        </w:rPr>
        <w:t>&gt;&gt;</w:t>
      </w:r>
    </w:p>
    <w:p w14:paraId="51D01014" w14:textId="006D9C09" w:rsidR="001A6611" w:rsidRDefault="005154AC" w:rsidP="00EB01AC">
      <w:pPr>
        <w:tabs>
          <w:tab w:val="left" w:pos="1800"/>
        </w:tabs>
        <w:spacing w:line="360" w:lineRule="auto"/>
        <w:rPr>
          <w:rFonts w:ascii="Times New Roman" w:eastAsia="宋体" w:hAnsi="Times New Roman" w:cs="Times New Roman"/>
          <w:sz w:val="24"/>
        </w:rPr>
      </w:pPr>
      <w:hyperlink r:id="rId20" w:history="1">
        <w:r w:rsidRPr="0088013B">
          <w:rPr>
            <w:rFonts w:ascii="Times New Roman" w:eastAsia="宋体" w:hAnsi="Times New Roman" w:cs="Times New Roman"/>
            <w:sz w:val="24"/>
          </w:rPr>
          <w:t>https://mp.weixin.qq.com/s/kGNeEgoYOP6XGwf1wg3f9Q</w:t>
        </w:r>
      </w:hyperlink>
    </w:p>
    <w:p w14:paraId="761D81CA" w14:textId="77777777" w:rsidR="005154AC" w:rsidRPr="005154AC" w:rsidRDefault="005154AC" w:rsidP="00EB01AC">
      <w:pPr>
        <w:tabs>
          <w:tab w:val="left" w:pos="1800"/>
        </w:tabs>
        <w:spacing w:line="360" w:lineRule="auto"/>
        <w:rPr>
          <w:rFonts w:ascii="Times New Roman" w:eastAsia="宋体" w:hAnsi="Times New Roman" w:cs="Times New Roman"/>
          <w:sz w:val="24"/>
        </w:rPr>
      </w:pPr>
    </w:p>
    <w:sectPr w:rsidR="005154AC" w:rsidRPr="005154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AAAC9" w14:textId="77777777" w:rsidR="00676EFF" w:rsidRDefault="00676EFF" w:rsidP="00A844F1">
      <w:r>
        <w:separator/>
      </w:r>
    </w:p>
  </w:endnote>
  <w:endnote w:type="continuationSeparator" w:id="0">
    <w:p w14:paraId="18A03322" w14:textId="77777777" w:rsidR="00676EFF" w:rsidRDefault="00676EFF" w:rsidP="00A84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E1B30" w14:textId="77777777" w:rsidR="00676EFF" w:rsidRDefault="00676EFF" w:rsidP="00A844F1">
      <w:r>
        <w:separator/>
      </w:r>
    </w:p>
  </w:footnote>
  <w:footnote w:type="continuationSeparator" w:id="0">
    <w:p w14:paraId="088103A9" w14:textId="77777777" w:rsidR="00676EFF" w:rsidRDefault="00676EFF" w:rsidP="00A844F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尹宇">
    <w15:presenceInfo w15:providerId="None" w15:userId="尹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021A74"/>
    <w:rsid w:val="00000A8A"/>
    <w:rsid w:val="00001A41"/>
    <w:rsid w:val="00001E2E"/>
    <w:rsid w:val="00002249"/>
    <w:rsid w:val="0000241B"/>
    <w:rsid w:val="00002EEE"/>
    <w:rsid w:val="0000418B"/>
    <w:rsid w:val="000058D4"/>
    <w:rsid w:val="00005A15"/>
    <w:rsid w:val="00006A05"/>
    <w:rsid w:val="000072BB"/>
    <w:rsid w:val="00007771"/>
    <w:rsid w:val="00010E30"/>
    <w:rsid w:val="00011647"/>
    <w:rsid w:val="000118CB"/>
    <w:rsid w:val="000121EF"/>
    <w:rsid w:val="0001380C"/>
    <w:rsid w:val="000139D2"/>
    <w:rsid w:val="00015339"/>
    <w:rsid w:val="00015D5E"/>
    <w:rsid w:val="0001633E"/>
    <w:rsid w:val="00016636"/>
    <w:rsid w:val="00020FB9"/>
    <w:rsid w:val="00020FF9"/>
    <w:rsid w:val="00021891"/>
    <w:rsid w:val="00023330"/>
    <w:rsid w:val="000234EB"/>
    <w:rsid w:val="00024155"/>
    <w:rsid w:val="00025311"/>
    <w:rsid w:val="0002578F"/>
    <w:rsid w:val="00026EF0"/>
    <w:rsid w:val="00027A2E"/>
    <w:rsid w:val="00032C2E"/>
    <w:rsid w:val="000331D1"/>
    <w:rsid w:val="00033453"/>
    <w:rsid w:val="00033560"/>
    <w:rsid w:val="0003356B"/>
    <w:rsid w:val="00035D80"/>
    <w:rsid w:val="00035E19"/>
    <w:rsid w:val="00037325"/>
    <w:rsid w:val="000407A3"/>
    <w:rsid w:val="000407D7"/>
    <w:rsid w:val="00041206"/>
    <w:rsid w:val="000415DD"/>
    <w:rsid w:val="00041C9B"/>
    <w:rsid w:val="00042041"/>
    <w:rsid w:val="000420DE"/>
    <w:rsid w:val="00042412"/>
    <w:rsid w:val="000425A2"/>
    <w:rsid w:val="00042943"/>
    <w:rsid w:val="0004326E"/>
    <w:rsid w:val="00046AAF"/>
    <w:rsid w:val="00050B7C"/>
    <w:rsid w:val="00051575"/>
    <w:rsid w:val="0005327C"/>
    <w:rsid w:val="000536B3"/>
    <w:rsid w:val="000537BC"/>
    <w:rsid w:val="0005389A"/>
    <w:rsid w:val="00054A3D"/>
    <w:rsid w:val="00054AFC"/>
    <w:rsid w:val="00055BDE"/>
    <w:rsid w:val="00055CCF"/>
    <w:rsid w:val="0005700A"/>
    <w:rsid w:val="00057C7B"/>
    <w:rsid w:val="00061B66"/>
    <w:rsid w:val="00062AB9"/>
    <w:rsid w:val="00063C0C"/>
    <w:rsid w:val="00063C3C"/>
    <w:rsid w:val="00063EAB"/>
    <w:rsid w:val="00064F78"/>
    <w:rsid w:val="000652AD"/>
    <w:rsid w:val="000665A7"/>
    <w:rsid w:val="000677BA"/>
    <w:rsid w:val="00067C5B"/>
    <w:rsid w:val="000720BA"/>
    <w:rsid w:val="000731DD"/>
    <w:rsid w:val="00074780"/>
    <w:rsid w:val="0007537C"/>
    <w:rsid w:val="00075497"/>
    <w:rsid w:val="0007549C"/>
    <w:rsid w:val="00075F27"/>
    <w:rsid w:val="00076552"/>
    <w:rsid w:val="00076D68"/>
    <w:rsid w:val="0007739A"/>
    <w:rsid w:val="000802B3"/>
    <w:rsid w:val="00080449"/>
    <w:rsid w:val="00082E49"/>
    <w:rsid w:val="00082FE0"/>
    <w:rsid w:val="00083B96"/>
    <w:rsid w:val="00084CD2"/>
    <w:rsid w:val="00084CEE"/>
    <w:rsid w:val="000854BA"/>
    <w:rsid w:val="000856C0"/>
    <w:rsid w:val="0008611F"/>
    <w:rsid w:val="000862F7"/>
    <w:rsid w:val="00086D3E"/>
    <w:rsid w:val="00087135"/>
    <w:rsid w:val="00087457"/>
    <w:rsid w:val="00087610"/>
    <w:rsid w:val="00087907"/>
    <w:rsid w:val="00090D39"/>
    <w:rsid w:val="00091341"/>
    <w:rsid w:val="00091BCC"/>
    <w:rsid w:val="00091EA9"/>
    <w:rsid w:val="000927A3"/>
    <w:rsid w:val="00092F12"/>
    <w:rsid w:val="0009430D"/>
    <w:rsid w:val="00094806"/>
    <w:rsid w:val="0009497F"/>
    <w:rsid w:val="00094E56"/>
    <w:rsid w:val="00095328"/>
    <w:rsid w:val="00095C37"/>
    <w:rsid w:val="00095F28"/>
    <w:rsid w:val="00096AEB"/>
    <w:rsid w:val="00097A37"/>
    <w:rsid w:val="00097CC9"/>
    <w:rsid w:val="000A0121"/>
    <w:rsid w:val="000A0858"/>
    <w:rsid w:val="000A1174"/>
    <w:rsid w:val="000A1648"/>
    <w:rsid w:val="000A1BAF"/>
    <w:rsid w:val="000A1FAE"/>
    <w:rsid w:val="000A403F"/>
    <w:rsid w:val="000A40DC"/>
    <w:rsid w:val="000A4355"/>
    <w:rsid w:val="000A4551"/>
    <w:rsid w:val="000A56EE"/>
    <w:rsid w:val="000A5ED0"/>
    <w:rsid w:val="000A6207"/>
    <w:rsid w:val="000B115F"/>
    <w:rsid w:val="000B1BC9"/>
    <w:rsid w:val="000B1F25"/>
    <w:rsid w:val="000B2CE3"/>
    <w:rsid w:val="000B3814"/>
    <w:rsid w:val="000B4223"/>
    <w:rsid w:val="000B44A9"/>
    <w:rsid w:val="000B44E0"/>
    <w:rsid w:val="000B4B63"/>
    <w:rsid w:val="000B4C95"/>
    <w:rsid w:val="000B5742"/>
    <w:rsid w:val="000B6576"/>
    <w:rsid w:val="000B6B88"/>
    <w:rsid w:val="000B6D1A"/>
    <w:rsid w:val="000B77BB"/>
    <w:rsid w:val="000C019D"/>
    <w:rsid w:val="000C01F8"/>
    <w:rsid w:val="000C0805"/>
    <w:rsid w:val="000C091A"/>
    <w:rsid w:val="000C23C7"/>
    <w:rsid w:val="000C2B32"/>
    <w:rsid w:val="000C3963"/>
    <w:rsid w:val="000C397A"/>
    <w:rsid w:val="000C40CE"/>
    <w:rsid w:val="000C4C4C"/>
    <w:rsid w:val="000C5873"/>
    <w:rsid w:val="000C5F9E"/>
    <w:rsid w:val="000C6883"/>
    <w:rsid w:val="000C6E96"/>
    <w:rsid w:val="000D4A71"/>
    <w:rsid w:val="000D60D4"/>
    <w:rsid w:val="000D6470"/>
    <w:rsid w:val="000D6BA5"/>
    <w:rsid w:val="000D6C7D"/>
    <w:rsid w:val="000E1099"/>
    <w:rsid w:val="000E14DF"/>
    <w:rsid w:val="000E2A4F"/>
    <w:rsid w:val="000E31FA"/>
    <w:rsid w:val="000E32A4"/>
    <w:rsid w:val="000E366B"/>
    <w:rsid w:val="000E4411"/>
    <w:rsid w:val="000E515F"/>
    <w:rsid w:val="000E69FF"/>
    <w:rsid w:val="000F08A1"/>
    <w:rsid w:val="000F2013"/>
    <w:rsid w:val="000F2158"/>
    <w:rsid w:val="000F2976"/>
    <w:rsid w:val="000F2D50"/>
    <w:rsid w:val="000F323E"/>
    <w:rsid w:val="000F35A1"/>
    <w:rsid w:val="000F4011"/>
    <w:rsid w:val="000F5586"/>
    <w:rsid w:val="000F65CB"/>
    <w:rsid w:val="000F7164"/>
    <w:rsid w:val="000F7FED"/>
    <w:rsid w:val="0010216E"/>
    <w:rsid w:val="001028C0"/>
    <w:rsid w:val="00102D4C"/>
    <w:rsid w:val="00103258"/>
    <w:rsid w:val="00103B78"/>
    <w:rsid w:val="00104036"/>
    <w:rsid w:val="001044D9"/>
    <w:rsid w:val="00105E8A"/>
    <w:rsid w:val="001067C9"/>
    <w:rsid w:val="00107678"/>
    <w:rsid w:val="001111E4"/>
    <w:rsid w:val="00112C9D"/>
    <w:rsid w:val="00113665"/>
    <w:rsid w:val="00114F40"/>
    <w:rsid w:val="001151A1"/>
    <w:rsid w:val="00115513"/>
    <w:rsid w:val="0011598A"/>
    <w:rsid w:val="0011695A"/>
    <w:rsid w:val="00116979"/>
    <w:rsid w:val="00116BF2"/>
    <w:rsid w:val="00116F91"/>
    <w:rsid w:val="001200C6"/>
    <w:rsid w:val="00120CED"/>
    <w:rsid w:val="00121395"/>
    <w:rsid w:val="00121487"/>
    <w:rsid w:val="00121606"/>
    <w:rsid w:val="00121BF3"/>
    <w:rsid w:val="00122AA9"/>
    <w:rsid w:val="00122C41"/>
    <w:rsid w:val="00122D06"/>
    <w:rsid w:val="00122DD5"/>
    <w:rsid w:val="00123F1F"/>
    <w:rsid w:val="00124931"/>
    <w:rsid w:val="00126D12"/>
    <w:rsid w:val="00126E4B"/>
    <w:rsid w:val="001275BA"/>
    <w:rsid w:val="00127AC1"/>
    <w:rsid w:val="0013027E"/>
    <w:rsid w:val="00130566"/>
    <w:rsid w:val="00130ED2"/>
    <w:rsid w:val="001315AA"/>
    <w:rsid w:val="00132692"/>
    <w:rsid w:val="00132866"/>
    <w:rsid w:val="00133343"/>
    <w:rsid w:val="0013342E"/>
    <w:rsid w:val="001337F7"/>
    <w:rsid w:val="0013505E"/>
    <w:rsid w:val="0013546E"/>
    <w:rsid w:val="00136C4E"/>
    <w:rsid w:val="001403DA"/>
    <w:rsid w:val="001405AC"/>
    <w:rsid w:val="001410C5"/>
    <w:rsid w:val="00141574"/>
    <w:rsid w:val="001416B4"/>
    <w:rsid w:val="00141C33"/>
    <w:rsid w:val="00142EE4"/>
    <w:rsid w:val="00143672"/>
    <w:rsid w:val="00143F78"/>
    <w:rsid w:val="00144221"/>
    <w:rsid w:val="00145289"/>
    <w:rsid w:val="001472C5"/>
    <w:rsid w:val="00147300"/>
    <w:rsid w:val="00150045"/>
    <w:rsid w:val="00151403"/>
    <w:rsid w:val="00151459"/>
    <w:rsid w:val="001519F8"/>
    <w:rsid w:val="00151C22"/>
    <w:rsid w:val="00154B6C"/>
    <w:rsid w:val="00156AB3"/>
    <w:rsid w:val="00157CF1"/>
    <w:rsid w:val="00160C8F"/>
    <w:rsid w:val="001616EC"/>
    <w:rsid w:val="00162103"/>
    <w:rsid w:val="00165DFE"/>
    <w:rsid w:val="0017101D"/>
    <w:rsid w:val="0017174A"/>
    <w:rsid w:val="00175CF2"/>
    <w:rsid w:val="001762CF"/>
    <w:rsid w:val="00176B92"/>
    <w:rsid w:val="0017726C"/>
    <w:rsid w:val="00180541"/>
    <w:rsid w:val="00180F72"/>
    <w:rsid w:val="00183C26"/>
    <w:rsid w:val="00186B6B"/>
    <w:rsid w:val="00187025"/>
    <w:rsid w:val="00187701"/>
    <w:rsid w:val="00193008"/>
    <w:rsid w:val="00193032"/>
    <w:rsid w:val="001932B8"/>
    <w:rsid w:val="00193EE7"/>
    <w:rsid w:val="001957E4"/>
    <w:rsid w:val="00195FD5"/>
    <w:rsid w:val="001A046F"/>
    <w:rsid w:val="001A05BB"/>
    <w:rsid w:val="001A6611"/>
    <w:rsid w:val="001A6C00"/>
    <w:rsid w:val="001B01B3"/>
    <w:rsid w:val="001B0A45"/>
    <w:rsid w:val="001B0AF1"/>
    <w:rsid w:val="001B0F69"/>
    <w:rsid w:val="001B1C41"/>
    <w:rsid w:val="001B1D46"/>
    <w:rsid w:val="001B30A8"/>
    <w:rsid w:val="001B3F2F"/>
    <w:rsid w:val="001B493D"/>
    <w:rsid w:val="001B5377"/>
    <w:rsid w:val="001B5854"/>
    <w:rsid w:val="001B656C"/>
    <w:rsid w:val="001B7D6D"/>
    <w:rsid w:val="001B7F30"/>
    <w:rsid w:val="001C0552"/>
    <w:rsid w:val="001C092E"/>
    <w:rsid w:val="001C0F3D"/>
    <w:rsid w:val="001C0FA2"/>
    <w:rsid w:val="001C11C2"/>
    <w:rsid w:val="001C1B86"/>
    <w:rsid w:val="001C29CD"/>
    <w:rsid w:val="001C2C5A"/>
    <w:rsid w:val="001C3737"/>
    <w:rsid w:val="001C53FE"/>
    <w:rsid w:val="001C6E78"/>
    <w:rsid w:val="001C6FB6"/>
    <w:rsid w:val="001C716A"/>
    <w:rsid w:val="001C7AB4"/>
    <w:rsid w:val="001D092C"/>
    <w:rsid w:val="001D1224"/>
    <w:rsid w:val="001D1BFC"/>
    <w:rsid w:val="001D4957"/>
    <w:rsid w:val="001D4A1B"/>
    <w:rsid w:val="001D4CC9"/>
    <w:rsid w:val="001D4E53"/>
    <w:rsid w:val="001D7431"/>
    <w:rsid w:val="001D7498"/>
    <w:rsid w:val="001D7CD7"/>
    <w:rsid w:val="001E2168"/>
    <w:rsid w:val="001E2A9B"/>
    <w:rsid w:val="001E3044"/>
    <w:rsid w:val="001E34DF"/>
    <w:rsid w:val="001E6B0F"/>
    <w:rsid w:val="001E7396"/>
    <w:rsid w:val="001E7C40"/>
    <w:rsid w:val="001F0858"/>
    <w:rsid w:val="001F1193"/>
    <w:rsid w:val="001F1922"/>
    <w:rsid w:val="001F1C44"/>
    <w:rsid w:val="001F23BC"/>
    <w:rsid w:val="001F2ED4"/>
    <w:rsid w:val="001F3743"/>
    <w:rsid w:val="001F41A3"/>
    <w:rsid w:val="001F4471"/>
    <w:rsid w:val="001F5499"/>
    <w:rsid w:val="001F57D8"/>
    <w:rsid w:val="001F58D8"/>
    <w:rsid w:val="001F6610"/>
    <w:rsid w:val="00201418"/>
    <w:rsid w:val="00201B79"/>
    <w:rsid w:val="002025F4"/>
    <w:rsid w:val="00202FBA"/>
    <w:rsid w:val="00204855"/>
    <w:rsid w:val="00206E10"/>
    <w:rsid w:val="002079F1"/>
    <w:rsid w:val="002101F5"/>
    <w:rsid w:val="00210F13"/>
    <w:rsid w:val="002116B8"/>
    <w:rsid w:val="00211B4A"/>
    <w:rsid w:val="00212AB4"/>
    <w:rsid w:val="00213B65"/>
    <w:rsid w:val="00213BA1"/>
    <w:rsid w:val="00213F56"/>
    <w:rsid w:val="00214C50"/>
    <w:rsid w:val="00215536"/>
    <w:rsid w:val="002170F6"/>
    <w:rsid w:val="0021796B"/>
    <w:rsid w:val="00217F93"/>
    <w:rsid w:val="00220764"/>
    <w:rsid w:val="002214DB"/>
    <w:rsid w:val="002215DC"/>
    <w:rsid w:val="00221667"/>
    <w:rsid w:val="00222750"/>
    <w:rsid w:val="002230B4"/>
    <w:rsid w:val="00223A4D"/>
    <w:rsid w:val="00224466"/>
    <w:rsid w:val="002251A5"/>
    <w:rsid w:val="0022578A"/>
    <w:rsid w:val="00226CC9"/>
    <w:rsid w:val="00231DCB"/>
    <w:rsid w:val="00232CF3"/>
    <w:rsid w:val="00233155"/>
    <w:rsid w:val="0023323C"/>
    <w:rsid w:val="002334A6"/>
    <w:rsid w:val="002335EB"/>
    <w:rsid w:val="00234D71"/>
    <w:rsid w:val="00234DE9"/>
    <w:rsid w:val="00234F6C"/>
    <w:rsid w:val="0023538A"/>
    <w:rsid w:val="00235816"/>
    <w:rsid w:val="00235F95"/>
    <w:rsid w:val="0023699E"/>
    <w:rsid w:val="00236AF8"/>
    <w:rsid w:val="00236E51"/>
    <w:rsid w:val="00240DA1"/>
    <w:rsid w:val="00241325"/>
    <w:rsid w:val="00241964"/>
    <w:rsid w:val="00243264"/>
    <w:rsid w:val="00243A1E"/>
    <w:rsid w:val="00243E61"/>
    <w:rsid w:val="00244204"/>
    <w:rsid w:val="002455E1"/>
    <w:rsid w:val="002459CB"/>
    <w:rsid w:val="00246269"/>
    <w:rsid w:val="002463BA"/>
    <w:rsid w:val="00246B60"/>
    <w:rsid w:val="002477D3"/>
    <w:rsid w:val="002508DA"/>
    <w:rsid w:val="00250C47"/>
    <w:rsid w:val="0025197C"/>
    <w:rsid w:val="00251D08"/>
    <w:rsid w:val="00252856"/>
    <w:rsid w:val="002529F5"/>
    <w:rsid w:val="00252D85"/>
    <w:rsid w:val="00253391"/>
    <w:rsid w:val="002540C0"/>
    <w:rsid w:val="00254561"/>
    <w:rsid w:val="00254BB7"/>
    <w:rsid w:val="00254F0A"/>
    <w:rsid w:val="00255B06"/>
    <w:rsid w:val="00256754"/>
    <w:rsid w:val="00256A30"/>
    <w:rsid w:val="00257384"/>
    <w:rsid w:val="002576CE"/>
    <w:rsid w:val="00257E2A"/>
    <w:rsid w:val="00257E80"/>
    <w:rsid w:val="00261A65"/>
    <w:rsid w:val="00261C86"/>
    <w:rsid w:val="0026250C"/>
    <w:rsid w:val="0026253D"/>
    <w:rsid w:val="00262ADA"/>
    <w:rsid w:val="00262BBF"/>
    <w:rsid w:val="0026404C"/>
    <w:rsid w:val="00265D5B"/>
    <w:rsid w:val="00270949"/>
    <w:rsid w:val="00270F75"/>
    <w:rsid w:val="00272016"/>
    <w:rsid w:val="002729C2"/>
    <w:rsid w:val="00272E56"/>
    <w:rsid w:val="0027324B"/>
    <w:rsid w:val="002736EA"/>
    <w:rsid w:val="002738F2"/>
    <w:rsid w:val="00274F59"/>
    <w:rsid w:val="0027575E"/>
    <w:rsid w:val="00276037"/>
    <w:rsid w:val="00277062"/>
    <w:rsid w:val="00280075"/>
    <w:rsid w:val="002805C9"/>
    <w:rsid w:val="00280F2C"/>
    <w:rsid w:val="0028104F"/>
    <w:rsid w:val="002819EF"/>
    <w:rsid w:val="00281EF3"/>
    <w:rsid w:val="00281FAE"/>
    <w:rsid w:val="00282D93"/>
    <w:rsid w:val="002831AA"/>
    <w:rsid w:val="00283254"/>
    <w:rsid w:val="00284AF7"/>
    <w:rsid w:val="002873B7"/>
    <w:rsid w:val="002875F9"/>
    <w:rsid w:val="00287648"/>
    <w:rsid w:val="00287D49"/>
    <w:rsid w:val="00291F4B"/>
    <w:rsid w:val="00292B3B"/>
    <w:rsid w:val="00292B4F"/>
    <w:rsid w:val="00293031"/>
    <w:rsid w:val="0029310B"/>
    <w:rsid w:val="0029487B"/>
    <w:rsid w:val="00294CF2"/>
    <w:rsid w:val="0029527C"/>
    <w:rsid w:val="002959CC"/>
    <w:rsid w:val="00296382"/>
    <w:rsid w:val="00296393"/>
    <w:rsid w:val="002966F3"/>
    <w:rsid w:val="002973D3"/>
    <w:rsid w:val="002A0403"/>
    <w:rsid w:val="002A066D"/>
    <w:rsid w:val="002A083C"/>
    <w:rsid w:val="002A0E80"/>
    <w:rsid w:val="002A32E3"/>
    <w:rsid w:val="002A371B"/>
    <w:rsid w:val="002A3906"/>
    <w:rsid w:val="002A6978"/>
    <w:rsid w:val="002A6BE4"/>
    <w:rsid w:val="002A7626"/>
    <w:rsid w:val="002B104A"/>
    <w:rsid w:val="002B20CD"/>
    <w:rsid w:val="002B23DB"/>
    <w:rsid w:val="002B2CB9"/>
    <w:rsid w:val="002B3362"/>
    <w:rsid w:val="002B3956"/>
    <w:rsid w:val="002B402D"/>
    <w:rsid w:val="002B4AC6"/>
    <w:rsid w:val="002B4B4C"/>
    <w:rsid w:val="002B4D4C"/>
    <w:rsid w:val="002B4E9E"/>
    <w:rsid w:val="002B593D"/>
    <w:rsid w:val="002B5A9F"/>
    <w:rsid w:val="002B600A"/>
    <w:rsid w:val="002B64B9"/>
    <w:rsid w:val="002B67A7"/>
    <w:rsid w:val="002C0366"/>
    <w:rsid w:val="002C0E86"/>
    <w:rsid w:val="002C1291"/>
    <w:rsid w:val="002C1E75"/>
    <w:rsid w:val="002C21B0"/>
    <w:rsid w:val="002C44FD"/>
    <w:rsid w:val="002C52C8"/>
    <w:rsid w:val="002C5A5C"/>
    <w:rsid w:val="002C5E05"/>
    <w:rsid w:val="002C685D"/>
    <w:rsid w:val="002D0A54"/>
    <w:rsid w:val="002D1B34"/>
    <w:rsid w:val="002D23A3"/>
    <w:rsid w:val="002D2718"/>
    <w:rsid w:val="002D2742"/>
    <w:rsid w:val="002D379E"/>
    <w:rsid w:val="002D450E"/>
    <w:rsid w:val="002D4796"/>
    <w:rsid w:val="002D523A"/>
    <w:rsid w:val="002D5359"/>
    <w:rsid w:val="002D5920"/>
    <w:rsid w:val="002D5C92"/>
    <w:rsid w:val="002D6140"/>
    <w:rsid w:val="002E05AD"/>
    <w:rsid w:val="002E08EC"/>
    <w:rsid w:val="002E0C30"/>
    <w:rsid w:val="002E1DE2"/>
    <w:rsid w:val="002E3ADB"/>
    <w:rsid w:val="002E3FEC"/>
    <w:rsid w:val="002E4C58"/>
    <w:rsid w:val="002E55C9"/>
    <w:rsid w:val="002E5D9C"/>
    <w:rsid w:val="002E64CC"/>
    <w:rsid w:val="002E68B9"/>
    <w:rsid w:val="002E76CD"/>
    <w:rsid w:val="002E7A33"/>
    <w:rsid w:val="002F1995"/>
    <w:rsid w:val="002F1FA8"/>
    <w:rsid w:val="002F3226"/>
    <w:rsid w:val="002F5247"/>
    <w:rsid w:val="002F6361"/>
    <w:rsid w:val="002F67A1"/>
    <w:rsid w:val="002F6CD0"/>
    <w:rsid w:val="002F70C0"/>
    <w:rsid w:val="002F760D"/>
    <w:rsid w:val="0030001F"/>
    <w:rsid w:val="00300F0D"/>
    <w:rsid w:val="00301777"/>
    <w:rsid w:val="00301A45"/>
    <w:rsid w:val="00302262"/>
    <w:rsid w:val="00303721"/>
    <w:rsid w:val="0030423F"/>
    <w:rsid w:val="0030473F"/>
    <w:rsid w:val="00304C1F"/>
    <w:rsid w:val="00304C48"/>
    <w:rsid w:val="00304D97"/>
    <w:rsid w:val="0030569A"/>
    <w:rsid w:val="00305995"/>
    <w:rsid w:val="00305ECF"/>
    <w:rsid w:val="003061FD"/>
    <w:rsid w:val="00306641"/>
    <w:rsid w:val="00306670"/>
    <w:rsid w:val="00306C25"/>
    <w:rsid w:val="00307647"/>
    <w:rsid w:val="00307803"/>
    <w:rsid w:val="00310DE9"/>
    <w:rsid w:val="003110B4"/>
    <w:rsid w:val="003123B3"/>
    <w:rsid w:val="00314DDE"/>
    <w:rsid w:val="00315015"/>
    <w:rsid w:val="0031501A"/>
    <w:rsid w:val="003150F0"/>
    <w:rsid w:val="00315590"/>
    <w:rsid w:val="003155C0"/>
    <w:rsid w:val="003162CB"/>
    <w:rsid w:val="003167D9"/>
    <w:rsid w:val="003168AD"/>
    <w:rsid w:val="00316914"/>
    <w:rsid w:val="00316A03"/>
    <w:rsid w:val="00316DE5"/>
    <w:rsid w:val="00316E6D"/>
    <w:rsid w:val="0031726F"/>
    <w:rsid w:val="003200CE"/>
    <w:rsid w:val="0032046A"/>
    <w:rsid w:val="003208AF"/>
    <w:rsid w:val="00321B38"/>
    <w:rsid w:val="003220DF"/>
    <w:rsid w:val="00322D89"/>
    <w:rsid w:val="00322E30"/>
    <w:rsid w:val="003231DD"/>
    <w:rsid w:val="003238EA"/>
    <w:rsid w:val="00324519"/>
    <w:rsid w:val="00324D4F"/>
    <w:rsid w:val="00325F3E"/>
    <w:rsid w:val="00327DCA"/>
    <w:rsid w:val="00327E73"/>
    <w:rsid w:val="0033004C"/>
    <w:rsid w:val="0033088E"/>
    <w:rsid w:val="003318EC"/>
    <w:rsid w:val="00332C36"/>
    <w:rsid w:val="003335DB"/>
    <w:rsid w:val="00333A87"/>
    <w:rsid w:val="00333BE8"/>
    <w:rsid w:val="00334EBE"/>
    <w:rsid w:val="0033622F"/>
    <w:rsid w:val="00336649"/>
    <w:rsid w:val="00340BD2"/>
    <w:rsid w:val="00340CC9"/>
    <w:rsid w:val="00341B48"/>
    <w:rsid w:val="003445EE"/>
    <w:rsid w:val="00345A4D"/>
    <w:rsid w:val="0034753D"/>
    <w:rsid w:val="00347B5F"/>
    <w:rsid w:val="00350AA2"/>
    <w:rsid w:val="003511BD"/>
    <w:rsid w:val="0035284C"/>
    <w:rsid w:val="0035359C"/>
    <w:rsid w:val="003538D4"/>
    <w:rsid w:val="00353A4C"/>
    <w:rsid w:val="003540E5"/>
    <w:rsid w:val="00354681"/>
    <w:rsid w:val="0035513D"/>
    <w:rsid w:val="0035550C"/>
    <w:rsid w:val="00355927"/>
    <w:rsid w:val="00355A22"/>
    <w:rsid w:val="003561AC"/>
    <w:rsid w:val="00356691"/>
    <w:rsid w:val="00356D7C"/>
    <w:rsid w:val="00357D35"/>
    <w:rsid w:val="0036071D"/>
    <w:rsid w:val="00361866"/>
    <w:rsid w:val="00361BAC"/>
    <w:rsid w:val="00362156"/>
    <w:rsid w:val="003621ED"/>
    <w:rsid w:val="00362245"/>
    <w:rsid w:val="0036265D"/>
    <w:rsid w:val="00362796"/>
    <w:rsid w:val="00362C90"/>
    <w:rsid w:val="00363E4B"/>
    <w:rsid w:val="003644F5"/>
    <w:rsid w:val="00364654"/>
    <w:rsid w:val="0036612A"/>
    <w:rsid w:val="0036700D"/>
    <w:rsid w:val="00371595"/>
    <w:rsid w:val="00372B0B"/>
    <w:rsid w:val="003739EA"/>
    <w:rsid w:val="00377D06"/>
    <w:rsid w:val="003801CD"/>
    <w:rsid w:val="003815C5"/>
    <w:rsid w:val="00382554"/>
    <w:rsid w:val="00383AD4"/>
    <w:rsid w:val="00384C5A"/>
    <w:rsid w:val="00384F63"/>
    <w:rsid w:val="003850CF"/>
    <w:rsid w:val="0038511D"/>
    <w:rsid w:val="0038544D"/>
    <w:rsid w:val="003864AA"/>
    <w:rsid w:val="00386C57"/>
    <w:rsid w:val="00387150"/>
    <w:rsid w:val="0039000A"/>
    <w:rsid w:val="00390092"/>
    <w:rsid w:val="00390118"/>
    <w:rsid w:val="00390BCE"/>
    <w:rsid w:val="003920E9"/>
    <w:rsid w:val="003924FA"/>
    <w:rsid w:val="00392558"/>
    <w:rsid w:val="00394477"/>
    <w:rsid w:val="003947D1"/>
    <w:rsid w:val="00394BC1"/>
    <w:rsid w:val="00394D6C"/>
    <w:rsid w:val="003953E7"/>
    <w:rsid w:val="0039585F"/>
    <w:rsid w:val="00395B7F"/>
    <w:rsid w:val="003965E5"/>
    <w:rsid w:val="0039717D"/>
    <w:rsid w:val="0039759C"/>
    <w:rsid w:val="00397A4E"/>
    <w:rsid w:val="00397D2C"/>
    <w:rsid w:val="00397FA2"/>
    <w:rsid w:val="003A024C"/>
    <w:rsid w:val="003A03AA"/>
    <w:rsid w:val="003A0D27"/>
    <w:rsid w:val="003A2F8A"/>
    <w:rsid w:val="003A35BB"/>
    <w:rsid w:val="003A391A"/>
    <w:rsid w:val="003A4841"/>
    <w:rsid w:val="003A4A6D"/>
    <w:rsid w:val="003A4F5B"/>
    <w:rsid w:val="003A5019"/>
    <w:rsid w:val="003A6210"/>
    <w:rsid w:val="003A696E"/>
    <w:rsid w:val="003A6EBF"/>
    <w:rsid w:val="003A754A"/>
    <w:rsid w:val="003B0603"/>
    <w:rsid w:val="003B18E5"/>
    <w:rsid w:val="003B34E3"/>
    <w:rsid w:val="003B3C9B"/>
    <w:rsid w:val="003B4048"/>
    <w:rsid w:val="003B4497"/>
    <w:rsid w:val="003B4845"/>
    <w:rsid w:val="003B4FB7"/>
    <w:rsid w:val="003B711A"/>
    <w:rsid w:val="003B717B"/>
    <w:rsid w:val="003B7207"/>
    <w:rsid w:val="003B7614"/>
    <w:rsid w:val="003B7837"/>
    <w:rsid w:val="003B7C53"/>
    <w:rsid w:val="003C2E10"/>
    <w:rsid w:val="003C3D07"/>
    <w:rsid w:val="003C3E37"/>
    <w:rsid w:val="003C4AAC"/>
    <w:rsid w:val="003C4D3D"/>
    <w:rsid w:val="003C559F"/>
    <w:rsid w:val="003C5C7E"/>
    <w:rsid w:val="003C687C"/>
    <w:rsid w:val="003C6E98"/>
    <w:rsid w:val="003D01F2"/>
    <w:rsid w:val="003D14E8"/>
    <w:rsid w:val="003D1B96"/>
    <w:rsid w:val="003D3B53"/>
    <w:rsid w:val="003D4449"/>
    <w:rsid w:val="003D55EA"/>
    <w:rsid w:val="003D5A27"/>
    <w:rsid w:val="003D6CBF"/>
    <w:rsid w:val="003D7235"/>
    <w:rsid w:val="003D7830"/>
    <w:rsid w:val="003E11A9"/>
    <w:rsid w:val="003E1BC0"/>
    <w:rsid w:val="003E1F68"/>
    <w:rsid w:val="003E38E5"/>
    <w:rsid w:val="003E3C1E"/>
    <w:rsid w:val="003E45F6"/>
    <w:rsid w:val="003E5262"/>
    <w:rsid w:val="003E56F1"/>
    <w:rsid w:val="003E7BEC"/>
    <w:rsid w:val="003E7C7B"/>
    <w:rsid w:val="003F064F"/>
    <w:rsid w:val="003F0C78"/>
    <w:rsid w:val="003F22EF"/>
    <w:rsid w:val="003F24CF"/>
    <w:rsid w:val="003F2E35"/>
    <w:rsid w:val="003F339F"/>
    <w:rsid w:val="003F36F1"/>
    <w:rsid w:val="003F64C7"/>
    <w:rsid w:val="003F73C0"/>
    <w:rsid w:val="004001E6"/>
    <w:rsid w:val="0040147A"/>
    <w:rsid w:val="00401763"/>
    <w:rsid w:val="00403BC3"/>
    <w:rsid w:val="004042AC"/>
    <w:rsid w:val="00405DA2"/>
    <w:rsid w:val="00406B23"/>
    <w:rsid w:val="0040708D"/>
    <w:rsid w:val="00410C3E"/>
    <w:rsid w:val="00410D58"/>
    <w:rsid w:val="0041285D"/>
    <w:rsid w:val="004146D0"/>
    <w:rsid w:val="00414F1D"/>
    <w:rsid w:val="004168A2"/>
    <w:rsid w:val="0042025A"/>
    <w:rsid w:val="00420512"/>
    <w:rsid w:val="004216E4"/>
    <w:rsid w:val="004225FB"/>
    <w:rsid w:val="00423337"/>
    <w:rsid w:val="004249AE"/>
    <w:rsid w:val="00424AD9"/>
    <w:rsid w:val="004257DE"/>
    <w:rsid w:val="00426905"/>
    <w:rsid w:val="004270DA"/>
    <w:rsid w:val="00427BD8"/>
    <w:rsid w:val="00432867"/>
    <w:rsid w:val="0043380B"/>
    <w:rsid w:val="004346C8"/>
    <w:rsid w:val="0043499B"/>
    <w:rsid w:val="00435976"/>
    <w:rsid w:val="00435C88"/>
    <w:rsid w:val="004364B4"/>
    <w:rsid w:val="00436733"/>
    <w:rsid w:val="00437195"/>
    <w:rsid w:val="0043781A"/>
    <w:rsid w:val="00440162"/>
    <w:rsid w:val="00440203"/>
    <w:rsid w:val="0044068F"/>
    <w:rsid w:val="004406B8"/>
    <w:rsid w:val="004408F4"/>
    <w:rsid w:val="0044274C"/>
    <w:rsid w:val="00442D4B"/>
    <w:rsid w:val="004432EF"/>
    <w:rsid w:val="00443B1C"/>
    <w:rsid w:val="004477E3"/>
    <w:rsid w:val="00450751"/>
    <w:rsid w:val="004513E9"/>
    <w:rsid w:val="004517DB"/>
    <w:rsid w:val="00452D11"/>
    <w:rsid w:val="00452F1A"/>
    <w:rsid w:val="0045301C"/>
    <w:rsid w:val="004538E3"/>
    <w:rsid w:val="00453CA2"/>
    <w:rsid w:val="004552A1"/>
    <w:rsid w:val="00455564"/>
    <w:rsid w:val="004569D2"/>
    <w:rsid w:val="00456C3E"/>
    <w:rsid w:val="00460110"/>
    <w:rsid w:val="00461002"/>
    <w:rsid w:val="00461204"/>
    <w:rsid w:val="00462E72"/>
    <w:rsid w:val="00463BFD"/>
    <w:rsid w:val="00463EF7"/>
    <w:rsid w:val="00465056"/>
    <w:rsid w:val="004653D3"/>
    <w:rsid w:val="00466C11"/>
    <w:rsid w:val="00467963"/>
    <w:rsid w:val="00467D79"/>
    <w:rsid w:val="004700F2"/>
    <w:rsid w:val="004707A5"/>
    <w:rsid w:val="00471CD6"/>
    <w:rsid w:val="004737D0"/>
    <w:rsid w:val="00473C76"/>
    <w:rsid w:val="00473F74"/>
    <w:rsid w:val="004746D4"/>
    <w:rsid w:val="004750CF"/>
    <w:rsid w:val="00476843"/>
    <w:rsid w:val="004811F0"/>
    <w:rsid w:val="00481B55"/>
    <w:rsid w:val="00482175"/>
    <w:rsid w:val="00482F98"/>
    <w:rsid w:val="00483A4D"/>
    <w:rsid w:val="0048467C"/>
    <w:rsid w:val="0048491A"/>
    <w:rsid w:val="00484FCB"/>
    <w:rsid w:val="00485005"/>
    <w:rsid w:val="00487D7F"/>
    <w:rsid w:val="00487F49"/>
    <w:rsid w:val="00490343"/>
    <w:rsid w:val="00490995"/>
    <w:rsid w:val="00490DAE"/>
    <w:rsid w:val="004915FA"/>
    <w:rsid w:val="0049475E"/>
    <w:rsid w:val="004952C1"/>
    <w:rsid w:val="004960C9"/>
    <w:rsid w:val="0049622F"/>
    <w:rsid w:val="00496D4B"/>
    <w:rsid w:val="0049793D"/>
    <w:rsid w:val="004A1141"/>
    <w:rsid w:val="004A1400"/>
    <w:rsid w:val="004A21C4"/>
    <w:rsid w:val="004A2872"/>
    <w:rsid w:val="004A3288"/>
    <w:rsid w:val="004A3C34"/>
    <w:rsid w:val="004A3F06"/>
    <w:rsid w:val="004A4B38"/>
    <w:rsid w:val="004A55E6"/>
    <w:rsid w:val="004A6520"/>
    <w:rsid w:val="004A7313"/>
    <w:rsid w:val="004A7F7F"/>
    <w:rsid w:val="004B0059"/>
    <w:rsid w:val="004B06A3"/>
    <w:rsid w:val="004B1712"/>
    <w:rsid w:val="004B1826"/>
    <w:rsid w:val="004B1EC1"/>
    <w:rsid w:val="004B2479"/>
    <w:rsid w:val="004B265C"/>
    <w:rsid w:val="004B2AC1"/>
    <w:rsid w:val="004B3BFE"/>
    <w:rsid w:val="004B3CD7"/>
    <w:rsid w:val="004B3E8E"/>
    <w:rsid w:val="004B46A8"/>
    <w:rsid w:val="004B50F4"/>
    <w:rsid w:val="004B5323"/>
    <w:rsid w:val="004B5487"/>
    <w:rsid w:val="004B57B1"/>
    <w:rsid w:val="004B5888"/>
    <w:rsid w:val="004B62F6"/>
    <w:rsid w:val="004C130E"/>
    <w:rsid w:val="004C163B"/>
    <w:rsid w:val="004C1BCD"/>
    <w:rsid w:val="004C2E7D"/>
    <w:rsid w:val="004C4291"/>
    <w:rsid w:val="004C4E1E"/>
    <w:rsid w:val="004C58BC"/>
    <w:rsid w:val="004C58EB"/>
    <w:rsid w:val="004C5A30"/>
    <w:rsid w:val="004D1BEC"/>
    <w:rsid w:val="004D21D3"/>
    <w:rsid w:val="004D5735"/>
    <w:rsid w:val="004D6739"/>
    <w:rsid w:val="004D69F3"/>
    <w:rsid w:val="004D6B88"/>
    <w:rsid w:val="004D74B4"/>
    <w:rsid w:val="004D75EA"/>
    <w:rsid w:val="004D7844"/>
    <w:rsid w:val="004E166F"/>
    <w:rsid w:val="004E1BD4"/>
    <w:rsid w:val="004E2A9A"/>
    <w:rsid w:val="004E41DA"/>
    <w:rsid w:val="004E4A08"/>
    <w:rsid w:val="004E4CEC"/>
    <w:rsid w:val="004E4D70"/>
    <w:rsid w:val="004E5405"/>
    <w:rsid w:val="004E5491"/>
    <w:rsid w:val="004E65C3"/>
    <w:rsid w:val="004E6FE3"/>
    <w:rsid w:val="004E72BD"/>
    <w:rsid w:val="004E7CD6"/>
    <w:rsid w:val="004E7EDE"/>
    <w:rsid w:val="004F0AA3"/>
    <w:rsid w:val="004F0EB7"/>
    <w:rsid w:val="004F10E8"/>
    <w:rsid w:val="004F1537"/>
    <w:rsid w:val="004F1B56"/>
    <w:rsid w:val="004F2B9B"/>
    <w:rsid w:val="004F3572"/>
    <w:rsid w:val="004F384D"/>
    <w:rsid w:val="004F4683"/>
    <w:rsid w:val="004F5ADB"/>
    <w:rsid w:val="004F5DAF"/>
    <w:rsid w:val="004F64FC"/>
    <w:rsid w:val="004F7698"/>
    <w:rsid w:val="004F7FF8"/>
    <w:rsid w:val="00500D95"/>
    <w:rsid w:val="005011F1"/>
    <w:rsid w:val="00501E5F"/>
    <w:rsid w:val="00502090"/>
    <w:rsid w:val="005036BE"/>
    <w:rsid w:val="00504B0D"/>
    <w:rsid w:val="00504DEE"/>
    <w:rsid w:val="00504E2E"/>
    <w:rsid w:val="0050729F"/>
    <w:rsid w:val="005107DD"/>
    <w:rsid w:val="00511056"/>
    <w:rsid w:val="005114FA"/>
    <w:rsid w:val="005115D9"/>
    <w:rsid w:val="00512C30"/>
    <w:rsid w:val="00513099"/>
    <w:rsid w:val="005130FB"/>
    <w:rsid w:val="005131E1"/>
    <w:rsid w:val="00513A83"/>
    <w:rsid w:val="005141D2"/>
    <w:rsid w:val="0051470B"/>
    <w:rsid w:val="00515242"/>
    <w:rsid w:val="005154AC"/>
    <w:rsid w:val="00515A65"/>
    <w:rsid w:val="0051609F"/>
    <w:rsid w:val="0051794A"/>
    <w:rsid w:val="00520839"/>
    <w:rsid w:val="00521DC5"/>
    <w:rsid w:val="0052327F"/>
    <w:rsid w:val="0052331D"/>
    <w:rsid w:val="005235C2"/>
    <w:rsid w:val="00523D89"/>
    <w:rsid w:val="00526C79"/>
    <w:rsid w:val="005275ED"/>
    <w:rsid w:val="005279F6"/>
    <w:rsid w:val="0053077B"/>
    <w:rsid w:val="00530BFC"/>
    <w:rsid w:val="005316B3"/>
    <w:rsid w:val="00531BA8"/>
    <w:rsid w:val="00534C9C"/>
    <w:rsid w:val="0053530D"/>
    <w:rsid w:val="00535544"/>
    <w:rsid w:val="005356DC"/>
    <w:rsid w:val="0053602B"/>
    <w:rsid w:val="00536350"/>
    <w:rsid w:val="0053687F"/>
    <w:rsid w:val="00540D00"/>
    <w:rsid w:val="0054194A"/>
    <w:rsid w:val="0054248F"/>
    <w:rsid w:val="0054302D"/>
    <w:rsid w:val="005433B7"/>
    <w:rsid w:val="005455D5"/>
    <w:rsid w:val="00546E25"/>
    <w:rsid w:val="005474C1"/>
    <w:rsid w:val="005475F0"/>
    <w:rsid w:val="00547FD1"/>
    <w:rsid w:val="005503F7"/>
    <w:rsid w:val="00550928"/>
    <w:rsid w:val="00551938"/>
    <w:rsid w:val="005519CE"/>
    <w:rsid w:val="005521D3"/>
    <w:rsid w:val="0055232C"/>
    <w:rsid w:val="00552BCF"/>
    <w:rsid w:val="0055336B"/>
    <w:rsid w:val="00554717"/>
    <w:rsid w:val="005547CA"/>
    <w:rsid w:val="005551CB"/>
    <w:rsid w:val="00556026"/>
    <w:rsid w:val="0055730D"/>
    <w:rsid w:val="00562289"/>
    <w:rsid w:val="005627D4"/>
    <w:rsid w:val="005629A3"/>
    <w:rsid w:val="00562B5B"/>
    <w:rsid w:val="00563386"/>
    <w:rsid w:val="005634B7"/>
    <w:rsid w:val="0056427C"/>
    <w:rsid w:val="00564791"/>
    <w:rsid w:val="00564D83"/>
    <w:rsid w:val="00565456"/>
    <w:rsid w:val="005662B5"/>
    <w:rsid w:val="00566971"/>
    <w:rsid w:val="00566C96"/>
    <w:rsid w:val="00566F5E"/>
    <w:rsid w:val="00567DAD"/>
    <w:rsid w:val="00567E17"/>
    <w:rsid w:val="00567FF0"/>
    <w:rsid w:val="00570E79"/>
    <w:rsid w:val="00571402"/>
    <w:rsid w:val="00571C02"/>
    <w:rsid w:val="0057212B"/>
    <w:rsid w:val="00572C7E"/>
    <w:rsid w:val="00573174"/>
    <w:rsid w:val="00573DEC"/>
    <w:rsid w:val="00573FB1"/>
    <w:rsid w:val="00574014"/>
    <w:rsid w:val="0057483C"/>
    <w:rsid w:val="005751B5"/>
    <w:rsid w:val="00577573"/>
    <w:rsid w:val="0058301D"/>
    <w:rsid w:val="00584371"/>
    <w:rsid w:val="005860CF"/>
    <w:rsid w:val="005860E9"/>
    <w:rsid w:val="00586DC3"/>
    <w:rsid w:val="0058736F"/>
    <w:rsid w:val="00587E4E"/>
    <w:rsid w:val="0059065B"/>
    <w:rsid w:val="005908D0"/>
    <w:rsid w:val="00591FD1"/>
    <w:rsid w:val="005924C8"/>
    <w:rsid w:val="0059387D"/>
    <w:rsid w:val="00594CCC"/>
    <w:rsid w:val="005951EE"/>
    <w:rsid w:val="00595581"/>
    <w:rsid w:val="00595D26"/>
    <w:rsid w:val="00596AB0"/>
    <w:rsid w:val="00596B38"/>
    <w:rsid w:val="00597658"/>
    <w:rsid w:val="00597ECE"/>
    <w:rsid w:val="005A0D79"/>
    <w:rsid w:val="005A15F0"/>
    <w:rsid w:val="005A182E"/>
    <w:rsid w:val="005A1CCD"/>
    <w:rsid w:val="005A1F0A"/>
    <w:rsid w:val="005A20EE"/>
    <w:rsid w:val="005A3401"/>
    <w:rsid w:val="005A455E"/>
    <w:rsid w:val="005A4BC8"/>
    <w:rsid w:val="005A52DB"/>
    <w:rsid w:val="005A68B1"/>
    <w:rsid w:val="005A7BF4"/>
    <w:rsid w:val="005A7DCA"/>
    <w:rsid w:val="005A7F2C"/>
    <w:rsid w:val="005B2231"/>
    <w:rsid w:val="005B2691"/>
    <w:rsid w:val="005B2888"/>
    <w:rsid w:val="005B4269"/>
    <w:rsid w:val="005B436B"/>
    <w:rsid w:val="005B445D"/>
    <w:rsid w:val="005B4CD0"/>
    <w:rsid w:val="005B577A"/>
    <w:rsid w:val="005B6470"/>
    <w:rsid w:val="005B724F"/>
    <w:rsid w:val="005C0ED1"/>
    <w:rsid w:val="005C0FE2"/>
    <w:rsid w:val="005C1293"/>
    <w:rsid w:val="005C1379"/>
    <w:rsid w:val="005C24BC"/>
    <w:rsid w:val="005C284F"/>
    <w:rsid w:val="005C4B79"/>
    <w:rsid w:val="005C51D1"/>
    <w:rsid w:val="005C5994"/>
    <w:rsid w:val="005C5C99"/>
    <w:rsid w:val="005C6147"/>
    <w:rsid w:val="005C629E"/>
    <w:rsid w:val="005C64A8"/>
    <w:rsid w:val="005C7743"/>
    <w:rsid w:val="005C7A42"/>
    <w:rsid w:val="005D2534"/>
    <w:rsid w:val="005D37BB"/>
    <w:rsid w:val="005D491D"/>
    <w:rsid w:val="005D49C3"/>
    <w:rsid w:val="005D5DE2"/>
    <w:rsid w:val="005D612B"/>
    <w:rsid w:val="005D7173"/>
    <w:rsid w:val="005D7B17"/>
    <w:rsid w:val="005E0A57"/>
    <w:rsid w:val="005E0FCD"/>
    <w:rsid w:val="005E18FB"/>
    <w:rsid w:val="005E27A7"/>
    <w:rsid w:val="005E2A36"/>
    <w:rsid w:val="005E2FD3"/>
    <w:rsid w:val="005E3766"/>
    <w:rsid w:val="005E51B2"/>
    <w:rsid w:val="005E5D24"/>
    <w:rsid w:val="005E6712"/>
    <w:rsid w:val="005E6BCD"/>
    <w:rsid w:val="005E6CF4"/>
    <w:rsid w:val="005E748A"/>
    <w:rsid w:val="005E7D58"/>
    <w:rsid w:val="005F0124"/>
    <w:rsid w:val="005F03DD"/>
    <w:rsid w:val="005F28E6"/>
    <w:rsid w:val="005F2CA4"/>
    <w:rsid w:val="005F3A35"/>
    <w:rsid w:val="005F3C92"/>
    <w:rsid w:val="005F42B2"/>
    <w:rsid w:val="005F60D4"/>
    <w:rsid w:val="005F647A"/>
    <w:rsid w:val="005F690A"/>
    <w:rsid w:val="005F6F59"/>
    <w:rsid w:val="005F6F78"/>
    <w:rsid w:val="005F6FC4"/>
    <w:rsid w:val="0060008F"/>
    <w:rsid w:val="00600302"/>
    <w:rsid w:val="006011DC"/>
    <w:rsid w:val="0060196D"/>
    <w:rsid w:val="00602035"/>
    <w:rsid w:val="006021F6"/>
    <w:rsid w:val="006025E9"/>
    <w:rsid w:val="006029AC"/>
    <w:rsid w:val="00603F77"/>
    <w:rsid w:val="00605C91"/>
    <w:rsid w:val="00606B9F"/>
    <w:rsid w:val="0060726F"/>
    <w:rsid w:val="00607315"/>
    <w:rsid w:val="006074D3"/>
    <w:rsid w:val="006079DC"/>
    <w:rsid w:val="00607A3E"/>
    <w:rsid w:val="00610029"/>
    <w:rsid w:val="00610187"/>
    <w:rsid w:val="00610B8F"/>
    <w:rsid w:val="00610E91"/>
    <w:rsid w:val="00612EC2"/>
    <w:rsid w:val="00613819"/>
    <w:rsid w:val="00613C75"/>
    <w:rsid w:val="006141EB"/>
    <w:rsid w:val="0061436B"/>
    <w:rsid w:val="006145DE"/>
    <w:rsid w:val="0061488D"/>
    <w:rsid w:val="00615822"/>
    <w:rsid w:val="00615E54"/>
    <w:rsid w:val="006161EA"/>
    <w:rsid w:val="0061654B"/>
    <w:rsid w:val="00616F29"/>
    <w:rsid w:val="00617432"/>
    <w:rsid w:val="006204FA"/>
    <w:rsid w:val="006214D4"/>
    <w:rsid w:val="00623EEE"/>
    <w:rsid w:val="00630176"/>
    <w:rsid w:val="00630D72"/>
    <w:rsid w:val="00630DC1"/>
    <w:rsid w:val="00631050"/>
    <w:rsid w:val="006320CB"/>
    <w:rsid w:val="00633C68"/>
    <w:rsid w:val="006349C1"/>
    <w:rsid w:val="006350EA"/>
    <w:rsid w:val="0063626D"/>
    <w:rsid w:val="00636817"/>
    <w:rsid w:val="0064040E"/>
    <w:rsid w:val="0064053D"/>
    <w:rsid w:val="0064197D"/>
    <w:rsid w:val="0064256D"/>
    <w:rsid w:val="006437CB"/>
    <w:rsid w:val="00643B90"/>
    <w:rsid w:val="00644E44"/>
    <w:rsid w:val="00647100"/>
    <w:rsid w:val="00647A51"/>
    <w:rsid w:val="00647E45"/>
    <w:rsid w:val="00647F02"/>
    <w:rsid w:val="006512A1"/>
    <w:rsid w:val="00651AD2"/>
    <w:rsid w:val="00651DE1"/>
    <w:rsid w:val="006521AF"/>
    <w:rsid w:val="006522E4"/>
    <w:rsid w:val="006529C5"/>
    <w:rsid w:val="00652F24"/>
    <w:rsid w:val="00657813"/>
    <w:rsid w:val="006605DC"/>
    <w:rsid w:val="00661000"/>
    <w:rsid w:val="006610CB"/>
    <w:rsid w:val="00661162"/>
    <w:rsid w:val="006614B9"/>
    <w:rsid w:val="00662BC8"/>
    <w:rsid w:val="00663D21"/>
    <w:rsid w:val="00664D4B"/>
    <w:rsid w:val="00665A60"/>
    <w:rsid w:val="00665CB2"/>
    <w:rsid w:val="00665D44"/>
    <w:rsid w:val="00665D66"/>
    <w:rsid w:val="00666BEB"/>
    <w:rsid w:val="006705DB"/>
    <w:rsid w:val="00670774"/>
    <w:rsid w:val="00672499"/>
    <w:rsid w:val="00672D79"/>
    <w:rsid w:val="00673664"/>
    <w:rsid w:val="00674463"/>
    <w:rsid w:val="00674771"/>
    <w:rsid w:val="00675248"/>
    <w:rsid w:val="00675725"/>
    <w:rsid w:val="00675A08"/>
    <w:rsid w:val="00675EB8"/>
    <w:rsid w:val="0067625C"/>
    <w:rsid w:val="00676272"/>
    <w:rsid w:val="00676EFF"/>
    <w:rsid w:val="00677830"/>
    <w:rsid w:val="00681B81"/>
    <w:rsid w:val="00681FF3"/>
    <w:rsid w:val="00682579"/>
    <w:rsid w:val="006827AD"/>
    <w:rsid w:val="00682EB3"/>
    <w:rsid w:val="00683258"/>
    <w:rsid w:val="00683C7D"/>
    <w:rsid w:val="006841F3"/>
    <w:rsid w:val="0068483E"/>
    <w:rsid w:val="00684B72"/>
    <w:rsid w:val="00684C17"/>
    <w:rsid w:val="00686F95"/>
    <w:rsid w:val="0068782B"/>
    <w:rsid w:val="00687EFD"/>
    <w:rsid w:val="0069175D"/>
    <w:rsid w:val="006918B2"/>
    <w:rsid w:val="006923F9"/>
    <w:rsid w:val="0069263C"/>
    <w:rsid w:val="0069268E"/>
    <w:rsid w:val="00692A9A"/>
    <w:rsid w:val="00693619"/>
    <w:rsid w:val="006949A4"/>
    <w:rsid w:val="00694BA5"/>
    <w:rsid w:val="0069561C"/>
    <w:rsid w:val="0069562B"/>
    <w:rsid w:val="00695A0A"/>
    <w:rsid w:val="00695AA1"/>
    <w:rsid w:val="00696217"/>
    <w:rsid w:val="006976DC"/>
    <w:rsid w:val="00697A4C"/>
    <w:rsid w:val="006A04B8"/>
    <w:rsid w:val="006A0713"/>
    <w:rsid w:val="006A0A0F"/>
    <w:rsid w:val="006A0C51"/>
    <w:rsid w:val="006A2732"/>
    <w:rsid w:val="006A2E7A"/>
    <w:rsid w:val="006A4AED"/>
    <w:rsid w:val="006A5255"/>
    <w:rsid w:val="006A5331"/>
    <w:rsid w:val="006A62D5"/>
    <w:rsid w:val="006A6530"/>
    <w:rsid w:val="006A7CEB"/>
    <w:rsid w:val="006A7DA7"/>
    <w:rsid w:val="006B0811"/>
    <w:rsid w:val="006B16F4"/>
    <w:rsid w:val="006B2A1F"/>
    <w:rsid w:val="006B2CD3"/>
    <w:rsid w:val="006B2D8C"/>
    <w:rsid w:val="006B3911"/>
    <w:rsid w:val="006B3C34"/>
    <w:rsid w:val="006B4892"/>
    <w:rsid w:val="006B7800"/>
    <w:rsid w:val="006C06CA"/>
    <w:rsid w:val="006C0A3A"/>
    <w:rsid w:val="006C251A"/>
    <w:rsid w:val="006C2B38"/>
    <w:rsid w:val="006C2D33"/>
    <w:rsid w:val="006C418D"/>
    <w:rsid w:val="006C4711"/>
    <w:rsid w:val="006C4B25"/>
    <w:rsid w:val="006C5552"/>
    <w:rsid w:val="006C628E"/>
    <w:rsid w:val="006D031D"/>
    <w:rsid w:val="006D11EF"/>
    <w:rsid w:val="006D3A51"/>
    <w:rsid w:val="006D3F65"/>
    <w:rsid w:val="006D3FD1"/>
    <w:rsid w:val="006D509A"/>
    <w:rsid w:val="006D5233"/>
    <w:rsid w:val="006D6014"/>
    <w:rsid w:val="006D61F5"/>
    <w:rsid w:val="006D7BAD"/>
    <w:rsid w:val="006E040C"/>
    <w:rsid w:val="006E19C6"/>
    <w:rsid w:val="006E2703"/>
    <w:rsid w:val="006E2DE7"/>
    <w:rsid w:val="006E47C5"/>
    <w:rsid w:val="006E4F37"/>
    <w:rsid w:val="006E555E"/>
    <w:rsid w:val="006E5C04"/>
    <w:rsid w:val="006E6296"/>
    <w:rsid w:val="006E6568"/>
    <w:rsid w:val="006E6AF0"/>
    <w:rsid w:val="006E6AF5"/>
    <w:rsid w:val="006E75D2"/>
    <w:rsid w:val="006E7B74"/>
    <w:rsid w:val="006F053D"/>
    <w:rsid w:val="006F0556"/>
    <w:rsid w:val="006F0812"/>
    <w:rsid w:val="006F0BB5"/>
    <w:rsid w:val="006F17A1"/>
    <w:rsid w:val="006F1D41"/>
    <w:rsid w:val="006F2DA1"/>
    <w:rsid w:val="006F332A"/>
    <w:rsid w:val="006F401F"/>
    <w:rsid w:val="006F4638"/>
    <w:rsid w:val="006F4CEC"/>
    <w:rsid w:val="006F6622"/>
    <w:rsid w:val="006F66F3"/>
    <w:rsid w:val="006F71BE"/>
    <w:rsid w:val="006F7259"/>
    <w:rsid w:val="006F7424"/>
    <w:rsid w:val="006F7FD4"/>
    <w:rsid w:val="00701680"/>
    <w:rsid w:val="0070234B"/>
    <w:rsid w:val="007027EA"/>
    <w:rsid w:val="007048CB"/>
    <w:rsid w:val="007052DD"/>
    <w:rsid w:val="007066C7"/>
    <w:rsid w:val="0070775B"/>
    <w:rsid w:val="007077E4"/>
    <w:rsid w:val="00707B8C"/>
    <w:rsid w:val="00707C84"/>
    <w:rsid w:val="00710669"/>
    <w:rsid w:val="00711006"/>
    <w:rsid w:val="007146D8"/>
    <w:rsid w:val="00714B19"/>
    <w:rsid w:val="007173A5"/>
    <w:rsid w:val="007179F1"/>
    <w:rsid w:val="00717DAF"/>
    <w:rsid w:val="00717EEF"/>
    <w:rsid w:val="00720777"/>
    <w:rsid w:val="00720999"/>
    <w:rsid w:val="00721472"/>
    <w:rsid w:val="007228A2"/>
    <w:rsid w:val="00722D1F"/>
    <w:rsid w:val="00723A93"/>
    <w:rsid w:val="00724024"/>
    <w:rsid w:val="00724027"/>
    <w:rsid w:val="00724A28"/>
    <w:rsid w:val="00725308"/>
    <w:rsid w:val="00725A03"/>
    <w:rsid w:val="00725D5B"/>
    <w:rsid w:val="0072612C"/>
    <w:rsid w:val="007261C6"/>
    <w:rsid w:val="00726ADB"/>
    <w:rsid w:val="00726B74"/>
    <w:rsid w:val="00727B04"/>
    <w:rsid w:val="007309A4"/>
    <w:rsid w:val="00730A82"/>
    <w:rsid w:val="007323BF"/>
    <w:rsid w:val="0073333A"/>
    <w:rsid w:val="0073368C"/>
    <w:rsid w:val="007337BD"/>
    <w:rsid w:val="007339C8"/>
    <w:rsid w:val="00733C85"/>
    <w:rsid w:val="00734D42"/>
    <w:rsid w:val="0073536B"/>
    <w:rsid w:val="00736094"/>
    <w:rsid w:val="00737913"/>
    <w:rsid w:val="00737BED"/>
    <w:rsid w:val="00737E0D"/>
    <w:rsid w:val="007406E9"/>
    <w:rsid w:val="007424F1"/>
    <w:rsid w:val="00742720"/>
    <w:rsid w:val="0074390B"/>
    <w:rsid w:val="007449C4"/>
    <w:rsid w:val="0074557E"/>
    <w:rsid w:val="00745C16"/>
    <w:rsid w:val="00745D8A"/>
    <w:rsid w:val="007479F2"/>
    <w:rsid w:val="00747CBB"/>
    <w:rsid w:val="00747D3A"/>
    <w:rsid w:val="00750C7D"/>
    <w:rsid w:val="00751073"/>
    <w:rsid w:val="00751095"/>
    <w:rsid w:val="00751C13"/>
    <w:rsid w:val="00751D27"/>
    <w:rsid w:val="00751E52"/>
    <w:rsid w:val="00752270"/>
    <w:rsid w:val="00755ED0"/>
    <w:rsid w:val="00760416"/>
    <w:rsid w:val="00761086"/>
    <w:rsid w:val="00761218"/>
    <w:rsid w:val="00761F9D"/>
    <w:rsid w:val="00762483"/>
    <w:rsid w:val="00763595"/>
    <w:rsid w:val="0076538A"/>
    <w:rsid w:val="00767001"/>
    <w:rsid w:val="00770B84"/>
    <w:rsid w:val="00770DDB"/>
    <w:rsid w:val="00771FB5"/>
    <w:rsid w:val="0077449F"/>
    <w:rsid w:val="00774512"/>
    <w:rsid w:val="0077478F"/>
    <w:rsid w:val="00774B71"/>
    <w:rsid w:val="007754CE"/>
    <w:rsid w:val="00775536"/>
    <w:rsid w:val="00775E58"/>
    <w:rsid w:val="007765D8"/>
    <w:rsid w:val="0078095A"/>
    <w:rsid w:val="00780D86"/>
    <w:rsid w:val="00780DB4"/>
    <w:rsid w:val="0078118C"/>
    <w:rsid w:val="00781220"/>
    <w:rsid w:val="00781B14"/>
    <w:rsid w:val="007849E2"/>
    <w:rsid w:val="00785122"/>
    <w:rsid w:val="0078520F"/>
    <w:rsid w:val="0078560F"/>
    <w:rsid w:val="00785D38"/>
    <w:rsid w:val="0078603F"/>
    <w:rsid w:val="00786221"/>
    <w:rsid w:val="007865D7"/>
    <w:rsid w:val="00786871"/>
    <w:rsid w:val="0078725E"/>
    <w:rsid w:val="00790232"/>
    <w:rsid w:val="00790DC1"/>
    <w:rsid w:val="00792ACC"/>
    <w:rsid w:val="00792D69"/>
    <w:rsid w:val="00793463"/>
    <w:rsid w:val="00793A91"/>
    <w:rsid w:val="00794269"/>
    <w:rsid w:val="007946BB"/>
    <w:rsid w:val="00796215"/>
    <w:rsid w:val="00797A1E"/>
    <w:rsid w:val="00797EF7"/>
    <w:rsid w:val="007A0572"/>
    <w:rsid w:val="007A10A8"/>
    <w:rsid w:val="007A19C7"/>
    <w:rsid w:val="007A1FD2"/>
    <w:rsid w:val="007A2770"/>
    <w:rsid w:val="007A2D10"/>
    <w:rsid w:val="007A3082"/>
    <w:rsid w:val="007A3516"/>
    <w:rsid w:val="007A3812"/>
    <w:rsid w:val="007A6B2E"/>
    <w:rsid w:val="007A77F9"/>
    <w:rsid w:val="007A7C29"/>
    <w:rsid w:val="007B0B80"/>
    <w:rsid w:val="007B1110"/>
    <w:rsid w:val="007B11B9"/>
    <w:rsid w:val="007B2F6A"/>
    <w:rsid w:val="007B3097"/>
    <w:rsid w:val="007B3247"/>
    <w:rsid w:val="007B3293"/>
    <w:rsid w:val="007B350A"/>
    <w:rsid w:val="007B3B29"/>
    <w:rsid w:val="007B4CED"/>
    <w:rsid w:val="007B6DF7"/>
    <w:rsid w:val="007B7069"/>
    <w:rsid w:val="007B7E60"/>
    <w:rsid w:val="007C09EB"/>
    <w:rsid w:val="007C1FA2"/>
    <w:rsid w:val="007C5081"/>
    <w:rsid w:val="007C5203"/>
    <w:rsid w:val="007C52CA"/>
    <w:rsid w:val="007C5488"/>
    <w:rsid w:val="007C6594"/>
    <w:rsid w:val="007C6E7D"/>
    <w:rsid w:val="007D2345"/>
    <w:rsid w:val="007D24D9"/>
    <w:rsid w:val="007D2ABB"/>
    <w:rsid w:val="007D4432"/>
    <w:rsid w:val="007D4F9A"/>
    <w:rsid w:val="007D63C6"/>
    <w:rsid w:val="007D6E08"/>
    <w:rsid w:val="007D763C"/>
    <w:rsid w:val="007D77F2"/>
    <w:rsid w:val="007E0116"/>
    <w:rsid w:val="007E06F7"/>
    <w:rsid w:val="007E0A2E"/>
    <w:rsid w:val="007E1538"/>
    <w:rsid w:val="007E166C"/>
    <w:rsid w:val="007E2769"/>
    <w:rsid w:val="007E36E1"/>
    <w:rsid w:val="007E3FCD"/>
    <w:rsid w:val="007E40A6"/>
    <w:rsid w:val="007E40FE"/>
    <w:rsid w:val="007E4E4F"/>
    <w:rsid w:val="007E4F81"/>
    <w:rsid w:val="007E5689"/>
    <w:rsid w:val="007F0ED8"/>
    <w:rsid w:val="007F1ACE"/>
    <w:rsid w:val="007F1E70"/>
    <w:rsid w:val="007F20A8"/>
    <w:rsid w:val="007F2C76"/>
    <w:rsid w:val="007F36BE"/>
    <w:rsid w:val="007F400E"/>
    <w:rsid w:val="007F466C"/>
    <w:rsid w:val="007F5477"/>
    <w:rsid w:val="007F5D3E"/>
    <w:rsid w:val="007F6B50"/>
    <w:rsid w:val="007F6C6F"/>
    <w:rsid w:val="007F77AC"/>
    <w:rsid w:val="007F7C7C"/>
    <w:rsid w:val="00800A36"/>
    <w:rsid w:val="008015C5"/>
    <w:rsid w:val="00801B73"/>
    <w:rsid w:val="0080243C"/>
    <w:rsid w:val="00803774"/>
    <w:rsid w:val="00804196"/>
    <w:rsid w:val="00805690"/>
    <w:rsid w:val="00806296"/>
    <w:rsid w:val="0080778C"/>
    <w:rsid w:val="00810A8F"/>
    <w:rsid w:val="00810E99"/>
    <w:rsid w:val="008127F4"/>
    <w:rsid w:val="00812A09"/>
    <w:rsid w:val="00813F93"/>
    <w:rsid w:val="00814024"/>
    <w:rsid w:val="00814529"/>
    <w:rsid w:val="00814C70"/>
    <w:rsid w:val="00815F84"/>
    <w:rsid w:val="0081657D"/>
    <w:rsid w:val="008223EE"/>
    <w:rsid w:val="00823675"/>
    <w:rsid w:val="0082489B"/>
    <w:rsid w:val="008248D5"/>
    <w:rsid w:val="00825502"/>
    <w:rsid w:val="00827842"/>
    <w:rsid w:val="00830326"/>
    <w:rsid w:val="008308C9"/>
    <w:rsid w:val="00830D77"/>
    <w:rsid w:val="00832004"/>
    <w:rsid w:val="00832339"/>
    <w:rsid w:val="008350B8"/>
    <w:rsid w:val="00835E92"/>
    <w:rsid w:val="0083793B"/>
    <w:rsid w:val="00837F0E"/>
    <w:rsid w:val="00840AB8"/>
    <w:rsid w:val="00840D7A"/>
    <w:rsid w:val="0084210E"/>
    <w:rsid w:val="00842773"/>
    <w:rsid w:val="00845ADE"/>
    <w:rsid w:val="00845F48"/>
    <w:rsid w:val="00846188"/>
    <w:rsid w:val="0084641E"/>
    <w:rsid w:val="008466A9"/>
    <w:rsid w:val="008479E7"/>
    <w:rsid w:val="0085073A"/>
    <w:rsid w:val="00851153"/>
    <w:rsid w:val="00853DE6"/>
    <w:rsid w:val="00853F47"/>
    <w:rsid w:val="00854F78"/>
    <w:rsid w:val="008567A0"/>
    <w:rsid w:val="00860A1C"/>
    <w:rsid w:val="00860F1F"/>
    <w:rsid w:val="00862612"/>
    <w:rsid w:val="008645EE"/>
    <w:rsid w:val="008649D6"/>
    <w:rsid w:val="00864A31"/>
    <w:rsid w:val="0086548A"/>
    <w:rsid w:val="0086567C"/>
    <w:rsid w:val="008664B6"/>
    <w:rsid w:val="008676E7"/>
    <w:rsid w:val="0086780C"/>
    <w:rsid w:val="008679A3"/>
    <w:rsid w:val="0087062D"/>
    <w:rsid w:val="0087120F"/>
    <w:rsid w:val="00872153"/>
    <w:rsid w:val="00872E06"/>
    <w:rsid w:val="00874810"/>
    <w:rsid w:val="00875092"/>
    <w:rsid w:val="0087577B"/>
    <w:rsid w:val="008758DD"/>
    <w:rsid w:val="00876DE4"/>
    <w:rsid w:val="00880839"/>
    <w:rsid w:val="0088087C"/>
    <w:rsid w:val="00880A95"/>
    <w:rsid w:val="0088121A"/>
    <w:rsid w:val="00884F43"/>
    <w:rsid w:val="00886A0B"/>
    <w:rsid w:val="00886D9B"/>
    <w:rsid w:val="00887759"/>
    <w:rsid w:val="00887911"/>
    <w:rsid w:val="0089007B"/>
    <w:rsid w:val="00890BC1"/>
    <w:rsid w:val="008913F9"/>
    <w:rsid w:val="0089201F"/>
    <w:rsid w:val="00892635"/>
    <w:rsid w:val="00892798"/>
    <w:rsid w:val="00892A25"/>
    <w:rsid w:val="00892FCD"/>
    <w:rsid w:val="008934D5"/>
    <w:rsid w:val="0089364C"/>
    <w:rsid w:val="008963DD"/>
    <w:rsid w:val="00897E97"/>
    <w:rsid w:val="008A09D9"/>
    <w:rsid w:val="008A0DF8"/>
    <w:rsid w:val="008A1426"/>
    <w:rsid w:val="008A1601"/>
    <w:rsid w:val="008A3B18"/>
    <w:rsid w:val="008A3DC1"/>
    <w:rsid w:val="008A4937"/>
    <w:rsid w:val="008A54DF"/>
    <w:rsid w:val="008A6698"/>
    <w:rsid w:val="008A66E2"/>
    <w:rsid w:val="008A6897"/>
    <w:rsid w:val="008A76EF"/>
    <w:rsid w:val="008A7C84"/>
    <w:rsid w:val="008B0109"/>
    <w:rsid w:val="008B140C"/>
    <w:rsid w:val="008B1C74"/>
    <w:rsid w:val="008B28BB"/>
    <w:rsid w:val="008B2C86"/>
    <w:rsid w:val="008B2F5F"/>
    <w:rsid w:val="008B48F5"/>
    <w:rsid w:val="008B4B68"/>
    <w:rsid w:val="008B5091"/>
    <w:rsid w:val="008B5F6A"/>
    <w:rsid w:val="008B6BAC"/>
    <w:rsid w:val="008B6EBD"/>
    <w:rsid w:val="008B7342"/>
    <w:rsid w:val="008C04C7"/>
    <w:rsid w:val="008C0582"/>
    <w:rsid w:val="008C0933"/>
    <w:rsid w:val="008C1BA8"/>
    <w:rsid w:val="008C1F0F"/>
    <w:rsid w:val="008C26BA"/>
    <w:rsid w:val="008C26FB"/>
    <w:rsid w:val="008C306C"/>
    <w:rsid w:val="008C33C0"/>
    <w:rsid w:val="008C3733"/>
    <w:rsid w:val="008C386F"/>
    <w:rsid w:val="008C3C1C"/>
    <w:rsid w:val="008C4161"/>
    <w:rsid w:val="008C4684"/>
    <w:rsid w:val="008C4993"/>
    <w:rsid w:val="008C5080"/>
    <w:rsid w:val="008C645C"/>
    <w:rsid w:val="008C66E2"/>
    <w:rsid w:val="008C6793"/>
    <w:rsid w:val="008C68E0"/>
    <w:rsid w:val="008C7036"/>
    <w:rsid w:val="008C79E2"/>
    <w:rsid w:val="008D103A"/>
    <w:rsid w:val="008D1E2F"/>
    <w:rsid w:val="008D2800"/>
    <w:rsid w:val="008D2D4F"/>
    <w:rsid w:val="008D412F"/>
    <w:rsid w:val="008D46C9"/>
    <w:rsid w:val="008D4AC4"/>
    <w:rsid w:val="008D4EE9"/>
    <w:rsid w:val="008D6400"/>
    <w:rsid w:val="008D69E4"/>
    <w:rsid w:val="008D6D99"/>
    <w:rsid w:val="008D6E64"/>
    <w:rsid w:val="008D7599"/>
    <w:rsid w:val="008E010E"/>
    <w:rsid w:val="008E1DC8"/>
    <w:rsid w:val="008E2A4B"/>
    <w:rsid w:val="008E3C6D"/>
    <w:rsid w:val="008E45EB"/>
    <w:rsid w:val="008E47A9"/>
    <w:rsid w:val="008E491B"/>
    <w:rsid w:val="008E58E9"/>
    <w:rsid w:val="008E685B"/>
    <w:rsid w:val="008E6B13"/>
    <w:rsid w:val="008E6F0E"/>
    <w:rsid w:val="008F089D"/>
    <w:rsid w:val="008F1092"/>
    <w:rsid w:val="008F1359"/>
    <w:rsid w:val="008F157D"/>
    <w:rsid w:val="008F223F"/>
    <w:rsid w:val="008F2451"/>
    <w:rsid w:val="008F273C"/>
    <w:rsid w:val="008F37EC"/>
    <w:rsid w:val="008F44E2"/>
    <w:rsid w:val="008F585F"/>
    <w:rsid w:val="008F7C8C"/>
    <w:rsid w:val="009007A3"/>
    <w:rsid w:val="00900D3D"/>
    <w:rsid w:val="009022B4"/>
    <w:rsid w:val="0090236D"/>
    <w:rsid w:val="00904003"/>
    <w:rsid w:val="00904711"/>
    <w:rsid w:val="00905D5D"/>
    <w:rsid w:val="009067C6"/>
    <w:rsid w:val="009077C7"/>
    <w:rsid w:val="00910743"/>
    <w:rsid w:val="009128AF"/>
    <w:rsid w:val="009129BA"/>
    <w:rsid w:val="00912B17"/>
    <w:rsid w:val="0091350D"/>
    <w:rsid w:val="00913630"/>
    <w:rsid w:val="0091392F"/>
    <w:rsid w:val="00914A11"/>
    <w:rsid w:val="00915522"/>
    <w:rsid w:val="00916949"/>
    <w:rsid w:val="00916D98"/>
    <w:rsid w:val="009171CC"/>
    <w:rsid w:val="009175C5"/>
    <w:rsid w:val="00917FB3"/>
    <w:rsid w:val="0092093B"/>
    <w:rsid w:val="0092104A"/>
    <w:rsid w:val="0092195E"/>
    <w:rsid w:val="009241E7"/>
    <w:rsid w:val="00925221"/>
    <w:rsid w:val="00926A32"/>
    <w:rsid w:val="00927331"/>
    <w:rsid w:val="009304F7"/>
    <w:rsid w:val="00931207"/>
    <w:rsid w:val="00931342"/>
    <w:rsid w:val="00932A14"/>
    <w:rsid w:val="00933DB6"/>
    <w:rsid w:val="00934FDF"/>
    <w:rsid w:val="009353CA"/>
    <w:rsid w:val="00935753"/>
    <w:rsid w:val="009368D8"/>
    <w:rsid w:val="009374D4"/>
    <w:rsid w:val="009400EE"/>
    <w:rsid w:val="009403D2"/>
    <w:rsid w:val="0094178E"/>
    <w:rsid w:val="00944292"/>
    <w:rsid w:val="00944568"/>
    <w:rsid w:val="009457B9"/>
    <w:rsid w:val="00945E6D"/>
    <w:rsid w:val="00946160"/>
    <w:rsid w:val="00947036"/>
    <w:rsid w:val="009476EB"/>
    <w:rsid w:val="00950922"/>
    <w:rsid w:val="00950946"/>
    <w:rsid w:val="00950BA4"/>
    <w:rsid w:val="00950D6A"/>
    <w:rsid w:val="009521D6"/>
    <w:rsid w:val="009521DB"/>
    <w:rsid w:val="0095235B"/>
    <w:rsid w:val="00953F1A"/>
    <w:rsid w:val="009541EE"/>
    <w:rsid w:val="00955644"/>
    <w:rsid w:val="0095574B"/>
    <w:rsid w:val="00956410"/>
    <w:rsid w:val="00956618"/>
    <w:rsid w:val="00957AAB"/>
    <w:rsid w:val="009608B5"/>
    <w:rsid w:val="009612B1"/>
    <w:rsid w:val="00961659"/>
    <w:rsid w:val="00961BE6"/>
    <w:rsid w:val="0096304D"/>
    <w:rsid w:val="00964DE6"/>
    <w:rsid w:val="00965587"/>
    <w:rsid w:val="00965F9B"/>
    <w:rsid w:val="009700C3"/>
    <w:rsid w:val="009709F4"/>
    <w:rsid w:val="009719DC"/>
    <w:rsid w:val="00971CFE"/>
    <w:rsid w:val="0097297C"/>
    <w:rsid w:val="00972FEA"/>
    <w:rsid w:val="00973E19"/>
    <w:rsid w:val="00973F99"/>
    <w:rsid w:val="00974490"/>
    <w:rsid w:val="00975416"/>
    <w:rsid w:val="009763B9"/>
    <w:rsid w:val="00977458"/>
    <w:rsid w:val="00980399"/>
    <w:rsid w:val="0098040C"/>
    <w:rsid w:val="009805C0"/>
    <w:rsid w:val="00980FF6"/>
    <w:rsid w:val="0098113D"/>
    <w:rsid w:val="00984ABE"/>
    <w:rsid w:val="00985256"/>
    <w:rsid w:val="009859B4"/>
    <w:rsid w:val="00986135"/>
    <w:rsid w:val="0098642D"/>
    <w:rsid w:val="0098719F"/>
    <w:rsid w:val="009875C3"/>
    <w:rsid w:val="009910F0"/>
    <w:rsid w:val="00992617"/>
    <w:rsid w:val="00992700"/>
    <w:rsid w:val="00993979"/>
    <w:rsid w:val="009944F7"/>
    <w:rsid w:val="0099458A"/>
    <w:rsid w:val="00994CB5"/>
    <w:rsid w:val="00994E27"/>
    <w:rsid w:val="00994E5F"/>
    <w:rsid w:val="00995E76"/>
    <w:rsid w:val="009960BA"/>
    <w:rsid w:val="00996584"/>
    <w:rsid w:val="009966C0"/>
    <w:rsid w:val="009972CE"/>
    <w:rsid w:val="00997443"/>
    <w:rsid w:val="00997D30"/>
    <w:rsid w:val="009A0251"/>
    <w:rsid w:val="009A1383"/>
    <w:rsid w:val="009A19D8"/>
    <w:rsid w:val="009A1B8A"/>
    <w:rsid w:val="009A4250"/>
    <w:rsid w:val="009A48AA"/>
    <w:rsid w:val="009A5C2C"/>
    <w:rsid w:val="009A6860"/>
    <w:rsid w:val="009A7631"/>
    <w:rsid w:val="009A7B34"/>
    <w:rsid w:val="009B1B50"/>
    <w:rsid w:val="009B2528"/>
    <w:rsid w:val="009B39F4"/>
    <w:rsid w:val="009B4168"/>
    <w:rsid w:val="009B4DEA"/>
    <w:rsid w:val="009B5262"/>
    <w:rsid w:val="009B52CE"/>
    <w:rsid w:val="009B5F68"/>
    <w:rsid w:val="009B66F2"/>
    <w:rsid w:val="009B6B50"/>
    <w:rsid w:val="009B73AB"/>
    <w:rsid w:val="009B75BB"/>
    <w:rsid w:val="009C06EB"/>
    <w:rsid w:val="009C080F"/>
    <w:rsid w:val="009C0EC3"/>
    <w:rsid w:val="009C2011"/>
    <w:rsid w:val="009C2C82"/>
    <w:rsid w:val="009C493C"/>
    <w:rsid w:val="009C4F10"/>
    <w:rsid w:val="009C543D"/>
    <w:rsid w:val="009C5D0E"/>
    <w:rsid w:val="009C6E73"/>
    <w:rsid w:val="009C726F"/>
    <w:rsid w:val="009D055E"/>
    <w:rsid w:val="009D11E6"/>
    <w:rsid w:val="009D1F0B"/>
    <w:rsid w:val="009D2B88"/>
    <w:rsid w:val="009D33D2"/>
    <w:rsid w:val="009D3C2E"/>
    <w:rsid w:val="009D42C1"/>
    <w:rsid w:val="009D5758"/>
    <w:rsid w:val="009D5DB6"/>
    <w:rsid w:val="009D5EB3"/>
    <w:rsid w:val="009D5FD2"/>
    <w:rsid w:val="009D6011"/>
    <w:rsid w:val="009D640B"/>
    <w:rsid w:val="009D6610"/>
    <w:rsid w:val="009D6DA3"/>
    <w:rsid w:val="009D7952"/>
    <w:rsid w:val="009D7EB8"/>
    <w:rsid w:val="009E1155"/>
    <w:rsid w:val="009E1A78"/>
    <w:rsid w:val="009E1ECD"/>
    <w:rsid w:val="009E39AA"/>
    <w:rsid w:val="009E40DA"/>
    <w:rsid w:val="009E45BB"/>
    <w:rsid w:val="009E5846"/>
    <w:rsid w:val="009E66FE"/>
    <w:rsid w:val="009E7B9F"/>
    <w:rsid w:val="009F032E"/>
    <w:rsid w:val="009F1450"/>
    <w:rsid w:val="009F147B"/>
    <w:rsid w:val="009F14A8"/>
    <w:rsid w:val="009F18EA"/>
    <w:rsid w:val="009F1D0A"/>
    <w:rsid w:val="009F21A9"/>
    <w:rsid w:val="009F23BF"/>
    <w:rsid w:val="009F360D"/>
    <w:rsid w:val="009F419C"/>
    <w:rsid w:val="009F4BC1"/>
    <w:rsid w:val="009F4F69"/>
    <w:rsid w:val="009F6698"/>
    <w:rsid w:val="009F6C7D"/>
    <w:rsid w:val="009F7355"/>
    <w:rsid w:val="00A0000D"/>
    <w:rsid w:val="00A0078D"/>
    <w:rsid w:val="00A010BF"/>
    <w:rsid w:val="00A02324"/>
    <w:rsid w:val="00A033B6"/>
    <w:rsid w:val="00A0599A"/>
    <w:rsid w:val="00A06D19"/>
    <w:rsid w:val="00A07776"/>
    <w:rsid w:val="00A11316"/>
    <w:rsid w:val="00A11EC5"/>
    <w:rsid w:val="00A11F7C"/>
    <w:rsid w:val="00A12F5E"/>
    <w:rsid w:val="00A15473"/>
    <w:rsid w:val="00A166F0"/>
    <w:rsid w:val="00A16D38"/>
    <w:rsid w:val="00A17810"/>
    <w:rsid w:val="00A17F52"/>
    <w:rsid w:val="00A21A68"/>
    <w:rsid w:val="00A232DF"/>
    <w:rsid w:val="00A23BEE"/>
    <w:rsid w:val="00A2448E"/>
    <w:rsid w:val="00A24EF6"/>
    <w:rsid w:val="00A25A0F"/>
    <w:rsid w:val="00A25D29"/>
    <w:rsid w:val="00A26D09"/>
    <w:rsid w:val="00A30E2D"/>
    <w:rsid w:val="00A31A0C"/>
    <w:rsid w:val="00A32166"/>
    <w:rsid w:val="00A3286B"/>
    <w:rsid w:val="00A34BD0"/>
    <w:rsid w:val="00A3767F"/>
    <w:rsid w:val="00A37CCC"/>
    <w:rsid w:val="00A410B8"/>
    <w:rsid w:val="00A41599"/>
    <w:rsid w:val="00A41880"/>
    <w:rsid w:val="00A42321"/>
    <w:rsid w:val="00A424FB"/>
    <w:rsid w:val="00A4318F"/>
    <w:rsid w:val="00A43930"/>
    <w:rsid w:val="00A44060"/>
    <w:rsid w:val="00A44539"/>
    <w:rsid w:val="00A44772"/>
    <w:rsid w:val="00A44C9B"/>
    <w:rsid w:val="00A4514A"/>
    <w:rsid w:val="00A459E8"/>
    <w:rsid w:val="00A46586"/>
    <w:rsid w:val="00A471B1"/>
    <w:rsid w:val="00A471CA"/>
    <w:rsid w:val="00A47C17"/>
    <w:rsid w:val="00A47D2E"/>
    <w:rsid w:val="00A47DCC"/>
    <w:rsid w:val="00A5084F"/>
    <w:rsid w:val="00A50905"/>
    <w:rsid w:val="00A512D4"/>
    <w:rsid w:val="00A5139F"/>
    <w:rsid w:val="00A513BA"/>
    <w:rsid w:val="00A5194E"/>
    <w:rsid w:val="00A51E74"/>
    <w:rsid w:val="00A52868"/>
    <w:rsid w:val="00A52D52"/>
    <w:rsid w:val="00A53D11"/>
    <w:rsid w:val="00A54917"/>
    <w:rsid w:val="00A5492D"/>
    <w:rsid w:val="00A55A9F"/>
    <w:rsid w:val="00A56529"/>
    <w:rsid w:val="00A56AFD"/>
    <w:rsid w:val="00A56FB2"/>
    <w:rsid w:val="00A57AA5"/>
    <w:rsid w:val="00A6100B"/>
    <w:rsid w:val="00A6183D"/>
    <w:rsid w:val="00A62646"/>
    <w:rsid w:val="00A632FC"/>
    <w:rsid w:val="00A63A69"/>
    <w:rsid w:val="00A641F4"/>
    <w:rsid w:val="00A653BF"/>
    <w:rsid w:val="00A6564C"/>
    <w:rsid w:val="00A65990"/>
    <w:rsid w:val="00A660B9"/>
    <w:rsid w:val="00A66482"/>
    <w:rsid w:val="00A67428"/>
    <w:rsid w:val="00A705A5"/>
    <w:rsid w:val="00A71C54"/>
    <w:rsid w:val="00A72BD7"/>
    <w:rsid w:val="00A72C55"/>
    <w:rsid w:val="00A7320C"/>
    <w:rsid w:val="00A7386E"/>
    <w:rsid w:val="00A748DB"/>
    <w:rsid w:val="00A753E6"/>
    <w:rsid w:val="00A76D2A"/>
    <w:rsid w:val="00A7762D"/>
    <w:rsid w:val="00A8038C"/>
    <w:rsid w:val="00A833A1"/>
    <w:rsid w:val="00A839B2"/>
    <w:rsid w:val="00A83A8B"/>
    <w:rsid w:val="00A84051"/>
    <w:rsid w:val="00A84285"/>
    <w:rsid w:val="00A8442A"/>
    <w:rsid w:val="00A844F1"/>
    <w:rsid w:val="00A856A7"/>
    <w:rsid w:val="00A8767F"/>
    <w:rsid w:val="00A903D2"/>
    <w:rsid w:val="00A90B1E"/>
    <w:rsid w:val="00A91050"/>
    <w:rsid w:val="00A91690"/>
    <w:rsid w:val="00A92117"/>
    <w:rsid w:val="00A92ADC"/>
    <w:rsid w:val="00A93093"/>
    <w:rsid w:val="00A936DC"/>
    <w:rsid w:val="00A936FA"/>
    <w:rsid w:val="00A93C6C"/>
    <w:rsid w:val="00A9420F"/>
    <w:rsid w:val="00A9513F"/>
    <w:rsid w:val="00A96041"/>
    <w:rsid w:val="00A964B9"/>
    <w:rsid w:val="00A9738A"/>
    <w:rsid w:val="00A976DC"/>
    <w:rsid w:val="00AA1EB5"/>
    <w:rsid w:val="00AA2E64"/>
    <w:rsid w:val="00AA305F"/>
    <w:rsid w:val="00AA658F"/>
    <w:rsid w:val="00AA6814"/>
    <w:rsid w:val="00AA7371"/>
    <w:rsid w:val="00AB0302"/>
    <w:rsid w:val="00AB1EFD"/>
    <w:rsid w:val="00AB2F34"/>
    <w:rsid w:val="00AB39B3"/>
    <w:rsid w:val="00AB4BA8"/>
    <w:rsid w:val="00AB578E"/>
    <w:rsid w:val="00AB5857"/>
    <w:rsid w:val="00AB5D1C"/>
    <w:rsid w:val="00AB750B"/>
    <w:rsid w:val="00AC0216"/>
    <w:rsid w:val="00AC0DAA"/>
    <w:rsid w:val="00AC184C"/>
    <w:rsid w:val="00AC1D01"/>
    <w:rsid w:val="00AC31E7"/>
    <w:rsid w:val="00AC3204"/>
    <w:rsid w:val="00AC395D"/>
    <w:rsid w:val="00AC4087"/>
    <w:rsid w:val="00AC5D03"/>
    <w:rsid w:val="00AC60DA"/>
    <w:rsid w:val="00AC64BC"/>
    <w:rsid w:val="00AC69BD"/>
    <w:rsid w:val="00AC728B"/>
    <w:rsid w:val="00AC7399"/>
    <w:rsid w:val="00AC7C6C"/>
    <w:rsid w:val="00AD14D2"/>
    <w:rsid w:val="00AD1F84"/>
    <w:rsid w:val="00AD267D"/>
    <w:rsid w:val="00AD4251"/>
    <w:rsid w:val="00AD45B5"/>
    <w:rsid w:val="00AD4709"/>
    <w:rsid w:val="00AD48BE"/>
    <w:rsid w:val="00AD51AA"/>
    <w:rsid w:val="00AD5452"/>
    <w:rsid w:val="00AD747C"/>
    <w:rsid w:val="00AD7AB0"/>
    <w:rsid w:val="00AE0A66"/>
    <w:rsid w:val="00AE0A88"/>
    <w:rsid w:val="00AE16DE"/>
    <w:rsid w:val="00AE2C56"/>
    <w:rsid w:val="00AE52F5"/>
    <w:rsid w:val="00AE60FC"/>
    <w:rsid w:val="00AE67D5"/>
    <w:rsid w:val="00AE6A97"/>
    <w:rsid w:val="00AF0791"/>
    <w:rsid w:val="00AF10A6"/>
    <w:rsid w:val="00AF26D0"/>
    <w:rsid w:val="00AF2781"/>
    <w:rsid w:val="00AF278E"/>
    <w:rsid w:val="00AF3618"/>
    <w:rsid w:val="00AF3DE1"/>
    <w:rsid w:val="00AF40B0"/>
    <w:rsid w:val="00AF5148"/>
    <w:rsid w:val="00AF51DF"/>
    <w:rsid w:val="00AF654A"/>
    <w:rsid w:val="00AF6C1A"/>
    <w:rsid w:val="00B00342"/>
    <w:rsid w:val="00B019F9"/>
    <w:rsid w:val="00B028EB"/>
    <w:rsid w:val="00B02A55"/>
    <w:rsid w:val="00B02DB3"/>
    <w:rsid w:val="00B02EEE"/>
    <w:rsid w:val="00B02FAC"/>
    <w:rsid w:val="00B03ABD"/>
    <w:rsid w:val="00B03BEA"/>
    <w:rsid w:val="00B04003"/>
    <w:rsid w:val="00B04324"/>
    <w:rsid w:val="00B0473C"/>
    <w:rsid w:val="00B05CA2"/>
    <w:rsid w:val="00B06ED2"/>
    <w:rsid w:val="00B10CD2"/>
    <w:rsid w:val="00B122FC"/>
    <w:rsid w:val="00B12A8E"/>
    <w:rsid w:val="00B131F2"/>
    <w:rsid w:val="00B1437D"/>
    <w:rsid w:val="00B144A7"/>
    <w:rsid w:val="00B156EF"/>
    <w:rsid w:val="00B15ED2"/>
    <w:rsid w:val="00B166B3"/>
    <w:rsid w:val="00B167B5"/>
    <w:rsid w:val="00B205AE"/>
    <w:rsid w:val="00B21B0D"/>
    <w:rsid w:val="00B2323D"/>
    <w:rsid w:val="00B23D41"/>
    <w:rsid w:val="00B25492"/>
    <w:rsid w:val="00B25ED5"/>
    <w:rsid w:val="00B26075"/>
    <w:rsid w:val="00B262EE"/>
    <w:rsid w:val="00B26716"/>
    <w:rsid w:val="00B2755F"/>
    <w:rsid w:val="00B27DF4"/>
    <w:rsid w:val="00B316D4"/>
    <w:rsid w:val="00B318E5"/>
    <w:rsid w:val="00B32326"/>
    <w:rsid w:val="00B325CE"/>
    <w:rsid w:val="00B32CA2"/>
    <w:rsid w:val="00B32CD9"/>
    <w:rsid w:val="00B3447B"/>
    <w:rsid w:val="00B375F4"/>
    <w:rsid w:val="00B3777F"/>
    <w:rsid w:val="00B37CA6"/>
    <w:rsid w:val="00B40AF9"/>
    <w:rsid w:val="00B411EB"/>
    <w:rsid w:val="00B41200"/>
    <w:rsid w:val="00B41801"/>
    <w:rsid w:val="00B42040"/>
    <w:rsid w:val="00B422EF"/>
    <w:rsid w:val="00B446B0"/>
    <w:rsid w:val="00B4575E"/>
    <w:rsid w:val="00B466B9"/>
    <w:rsid w:val="00B467FD"/>
    <w:rsid w:val="00B46AE9"/>
    <w:rsid w:val="00B46E8F"/>
    <w:rsid w:val="00B478A5"/>
    <w:rsid w:val="00B47DCF"/>
    <w:rsid w:val="00B510A5"/>
    <w:rsid w:val="00B517C9"/>
    <w:rsid w:val="00B52EC6"/>
    <w:rsid w:val="00B54BCD"/>
    <w:rsid w:val="00B55FB6"/>
    <w:rsid w:val="00B56051"/>
    <w:rsid w:val="00B562BE"/>
    <w:rsid w:val="00B5642A"/>
    <w:rsid w:val="00B56436"/>
    <w:rsid w:val="00B576A6"/>
    <w:rsid w:val="00B60192"/>
    <w:rsid w:val="00B60D91"/>
    <w:rsid w:val="00B6295E"/>
    <w:rsid w:val="00B6342B"/>
    <w:rsid w:val="00B63ABB"/>
    <w:rsid w:val="00B63C35"/>
    <w:rsid w:val="00B676F9"/>
    <w:rsid w:val="00B676FC"/>
    <w:rsid w:val="00B7008B"/>
    <w:rsid w:val="00B7049D"/>
    <w:rsid w:val="00B707E9"/>
    <w:rsid w:val="00B70D22"/>
    <w:rsid w:val="00B71B36"/>
    <w:rsid w:val="00B72A14"/>
    <w:rsid w:val="00B7302B"/>
    <w:rsid w:val="00B742E5"/>
    <w:rsid w:val="00B74554"/>
    <w:rsid w:val="00B749CC"/>
    <w:rsid w:val="00B75CB7"/>
    <w:rsid w:val="00B76802"/>
    <w:rsid w:val="00B768C2"/>
    <w:rsid w:val="00B76CDD"/>
    <w:rsid w:val="00B77821"/>
    <w:rsid w:val="00B778DD"/>
    <w:rsid w:val="00B8139C"/>
    <w:rsid w:val="00B81842"/>
    <w:rsid w:val="00B81FF0"/>
    <w:rsid w:val="00B8206F"/>
    <w:rsid w:val="00B82431"/>
    <w:rsid w:val="00B8278F"/>
    <w:rsid w:val="00B82DDD"/>
    <w:rsid w:val="00B84D20"/>
    <w:rsid w:val="00B86E44"/>
    <w:rsid w:val="00B875C4"/>
    <w:rsid w:val="00B9026F"/>
    <w:rsid w:val="00B90631"/>
    <w:rsid w:val="00B90CC0"/>
    <w:rsid w:val="00B92430"/>
    <w:rsid w:val="00B9277A"/>
    <w:rsid w:val="00B92C7A"/>
    <w:rsid w:val="00B9314B"/>
    <w:rsid w:val="00B946E3"/>
    <w:rsid w:val="00B94F35"/>
    <w:rsid w:val="00B95093"/>
    <w:rsid w:val="00B956EE"/>
    <w:rsid w:val="00B97A3D"/>
    <w:rsid w:val="00BA000E"/>
    <w:rsid w:val="00BA0DB9"/>
    <w:rsid w:val="00BA1C8D"/>
    <w:rsid w:val="00BA1DBC"/>
    <w:rsid w:val="00BA1EEF"/>
    <w:rsid w:val="00BA22F9"/>
    <w:rsid w:val="00BA27F3"/>
    <w:rsid w:val="00BA2EE6"/>
    <w:rsid w:val="00BA32F0"/>
    <w:rsid w:val="00BA400D"/>
    <w:rsid w:val="00BA45BF"/>
    <w:rsid w:val="00BA5525"/>
    <w:rsid w:val="00BA5EE5"/>
    <w:rsid w:val="00BA5FA0"/>
    <w:rsid w:val="00BB0DF6"/>
    <w:rsid w:val="00BB2B2A"/>
    <w:rsid w:val="00BB3972"/>
    <w:rsid w:val="00BB498D"/>
    <w:rsid w:val="00BB7673"/>
    <w:rsid w:val="00BC05B1"/>
    <w:rsid w:val="00BC17E7"/>
    <w:rsid w:val="00BC1ABD"/>
    <w:rsid w:val="00BC21E4"/>
    <w:rsid w:val="00BC3050"/>
    <w:rsid w:val="00BC35B4"/>
    <w:rsid w:val="00BC3B5C"/>
    <w:rsid w:val="00BC3C03"/>
    <w:rsid w:val="00BC4647"/>
    <w:rsid w:val="00BC5BF0"/>
    <w:rsid w:val="00BC5CFB"/>
    <w:rsid w:val="00BC6330"/>
    <w:rsid w:val="00BC6AE1"/>
    <w:rsid w:val="00BC6E1D"/>
    <w:rsid w:val="00BC726F"/>
    <w:rsid w:val="00BD043C"/>
    <w:rsid w:val="00BD0E53"/>
    <w:rsid w:val="00BD105D"/>
    <w:rsid w:val="00BD14A6"/>
    <w:rsid w:val="00BD3506"/>
    <w:rsid w:val="00BD367E"/>
    <w:rsid w:val="00BD36BC"/>
    <w:rsid w:val="00BD4000"/>
    <w:rsid w:val="00BD41AB"/>
    <w:rsid w:val="00BD4987"/>
    <w:rsid w:val="00BD52A1"/>
    <w:rsid w:val="00BD5349"/>
    <w:rsid w:val="00BD539D"/>
    <w:rsid w:val="00BD6F35"/>
    <w:rsid w:val="00BD78A5"/>
    <w:rsid w:val="00BE27A5"/>
    <w:rsid w:val="00BE28BB"/>
    <w:rsid w:val="00BE3149"/>
    <w:rsid w:val="00BE3E41"/>
    <w:rsid w:val="00BE4667"/>
    <w:rsid w:val="00BE4F2B"/>
    <w:rsid w:val="00BE5A4F"/>
    <w:rsid w:val="00BE5CA5"/>
    <w:rsid w:val="00BE608B"/>
    <w:rsid w:val="00BE69D5"/>
    <w:rsid w:val="00BF0B6D"/>
    <w:rsid w:val="00BF0C5D"/>
    <w:rsid w:val="00BF0E5A"/>
    <w:rsid w:val="00BF1C97"/>
    <w:rsid w:val="00BF1E67"/>
    <w:rsid w:val="00BF3165"/>
    <w:rsid w:val="00BF3A97"/>
    <w:rsid w:val="00BF3E72"/>
    <w:rsid w:val="00BF44E4"/>
    <w:rsid w:val="00BF5310"/>
    <w:rsid w:val="00BF53AA"/>
    <w:rsid w:val="00BF5936"/>
    <w:rsid w:val="00BF6495"/>
    <w:rsid w:val="00BF6E50"/>
    <w:rsid w:val="00BF72FE"/>
    <w:rsid w:val="00BF745A"/>
    <w:rsid w:val="00BF79C9"/>
    <w:rsid w:val="00C0000F"/>
    <w:rsid w:val="00C0069F"/>
    <w:rsid w:val="00C018FC"/>
    <w:rsid w:val="00C025F6"/>
    <w:rsid w:val="00C02AD5"/>
    <w:rsid w:val="00C02C7B"/>
    <w:rsid w:val="00C0322C"/>
    <w:rsid w:val="00C03977"/>
    <w:rsid w:val="00C0423E"/>
    <w:rsid w:val="00C042E5"/>
    <w:rsid w:val="00C045D6"/>
    <w:rsid w:val="00C0493F"/>
    <w:rsid w:val="00C056B1"/>
    <w:rsid w:val="00C076D6"/>
    <w:rsid w:val="00C12789"/>
    <w:rsid w:val="00C13092"/>
    <w:rsid w:val="00C13315"/>
    <w:rsid w:val="00C13AFA"/>
    <w:rsid w:val="00C13BB9"/>
    <w:rsid w:val="00C13E06"/>
    <w:rsid w:val="00C149AF"/>
    <w:rsid w:val="00C15B18"/>
    <w:rsid w:val="00C16192"/>
    <w:rsid w:val="00C16DAA"/>
    <w:rsid w:val="00C1700A"/>
    <w:rsid w:val="00C2175D"/>
    <w:rsid w:val="00C2566D"/>
    <w:rsid w:val="00C25BE2"/>
    <w:rsid w:val="00C25DFB"/>
    <w:rsid w:val="00C25F47"/>
    <w:rsid w:val="00C25F56"/>
    <w:rsid w:val="00C266B1"/>
    <w:rsid w:val="00C3055F"/>
    <w:rsid w:val="00C30F42"/>
    <w:rsid w:val="00C31C3D"/>
    <w:rsid w:val="00C323E1"/>
    <w:rsid w:val="00C328EB"/>
    <w:rsid w:val="00C335B3"/>
    <w:rsid w:val="00C336B8"/>
    <w:rsid w:val="00C353E2"/>
    <w:rsid w:val="00C368A3"/>
    <w:rsid w:val="00C378F3"/>
    <w:rsid w:val="00C37FD9"/>
    <w:rsid w:val="00C4055C"/>
    <w:rsid w:val="00C40F9A"/>
    <w:rsid w:val="00C41CF7"/>
    <w:rsid w:val="00C42748"/>
    <w:rsid w:val="00C4372D"/>
    <w:rsid w:val="00C43C1B"/>
    <w:rsid w:val="00C44929"/>
    <w:rsid w:val="00C45430"/>
    <w:rsid w:val="00C45B1A"/>
    <w:rsid w:val="00C45D91"/>
    <w:rsid w:val="00C4689D"/>
    <w:rsid w:val="00C469CA"/>
    <w:rsid w:val="00C47BC7"/>
    <w:rsid w:val="00C503B6"/>
    <w:rsid w:val="00C50593"/>
    <w:rsid w:val="00C51677"/>
    <w:rsid w:val="00C51B47"/>
    <w:rsid w:val="00C52CA0"/>
    <w:rsid w:val="00C52FA9"/>
    <w:rsid w:val="00C53007"/>
    <w:rsid w:val="00C5532E"/>
    <w:rsid w:val="00C55A90"/>
    <w:rsid w:val="00C55EB3"/>
    <w:rsid w:val="00C56BD4"/>
    <w:rsid w:val="00C57046"/>
    <w:rsid w:val="00C57CCD"/>
    <w:rsid w:val="00C60213"/>
    <w:rsid w:val="00C604E6"/>
    <w:rsid w:val="00C61A02"/>
    <w:rsid w:val="00C62C8C"/>
    <w:rsid w:val="00C635F8"/>
    <w:rsid w:val="00C70521"/>
    <w:rsid w:val="00C71487"/>
    <w:rsid w:val="00C718A9"/>
    <w:rsid w:val="00C71BC8"/>
    <w:rsid w:val="00C73D30"/>
    <w:rsid w:val="00C744D4"/>
    <w:rsid w:val="00C7475F"/>
    <w:rsid w:val="00C75D91"/>
    <w:rsid w:val="00C80713"/>
    <w:rsid w:val="00C818B3"/>
    <w:rsid w:val="00C818B6"/>
    <w:rsid w:val="00C82C3D"/>
    <w:rsid w:val="00C82E7B"/>
    <w:rsid w:val="00C83402"/>
    <w:rsid w:val="00C8429A"/>
    <w:rsid w:val="00C84DC5"/>
    <w:rsid w:val="00C84F39"/>
    <w:rsid w:val="00C85000"/>
    <w:rsid w:val="00C85306"/>
    <w:rsid w:val="00C85380"/>
    <w:rsid w:val="00C85CF4"/>
    <w:rsid w:val="00C86133"/>
    <w:rsid w:val="00C90941"/>
    <w:rsid w:val="00C90E8B"/>
    <w:rsid w:val="00C911CB"/>
    <w:rsid w:val="00C9122D"/>
    <w:rsid w:val="00C92238"/>
    <w:rsid w:val="00C92288"/>
    <w:rsid w:val="00C93449"/>
    <w:rsid w:val="00C94132"/>
    <w:rsid w:val="00C95444"/>
    <w:rsid w:val="00C967A3"/>
    <w:rsid w:val="00C973F9"/>
    <w:rsid w:val="00C97F4A"/>
    <w:rsid w:val="00CA10A6"/>
    <w:rsid w:val="00CA165E"/>
    <w:rsid w:val="00CA4C7B"/>
    <w:rsid w:val="00CA52D5"/>
    <w:rsid w:val="00CA6281"/>
    <w:rsid w:val="00CA6D5B"/>
    <w:rsid w:val="00CA7461"/>
    <w:rsid w:val="00CA76FB"/>
    <w:rsid w:val="00CB06F7"/>
    <w:rsid w:val="00CB0969"/>
    <w:rsid w:val="00CB123D"/>
    <w:rsid w:val="00CB1288"/>
    <w:rsid w:val="00CB2289"/>
    <w:rsid w:val="00CB23C6"/>
    <w:rsid w:val="00CB3207"/>
    <w:rsid w:val="00CB341D"/>
    <w:rsid w:val="00CB392D"/>
    <w:rsid w:val="00CB5011"/>
    <w:rsid w:val="00CB7488"/>
    <w:rsid w:val="00CB7505"/>
    <w:rsid w:val="00CB7EE1"/>
    <w:rsid w:val="00CC115B"/>
    <w:rsid w:val="00CC123C"/>
    <w:rsid w:val="00CC1BDA"/>
    <w:rsid w:val="00CC32A5"/>
    <w:rsid w:val="00CC5C97"/>
    <w:rsid w:val="00CC6E70"/>
    <w:rsid w:val="00CD17A3"/>
    <w:rsid w:val="00CD2248"/>
    <w:rsid w:val="00CD23EE"/>
    <w:rsid w:val="00CD2F4D"/>
    <w:rsid w:val="00CD493A"/>
    <w:rsid w:val="00CD585E"/>
    <w:rsid w:val="00CD619C"/>
    <w:rsid w:val="00CD6B45"/>
    <w:rsid w:val="00CD716D"/>
    <w:rsid w:val="00CD7453"/>
    <w:rsid w:val="00CD7948"/>
    <w:rsid w:val="00CD7951"/>
    <w:rsid w:val="00CD7E94"/>
    <w:rsid w:val="00CD7FC1"/>
    <w:rsid w:val="00CE0092"/>
    <w:rsid w:val="00CE1A00"/>
    <w:rsid w:val="00CE2D58"/>
    <w:rsid w:val="00CE3121"/>
    <w:rsid w:val="00CE3976"/>
    <w:rsid w:val="00CE3E28"/>
    <w:rsid w:val="00CE47AB"/>
    <w:rsid w:val="00CE4EC0"/>
    <w:rsid w:val="00CE5950"/>
    <w:rsid w:val="00CE5BBE"/>
    <w:rsid w:val="00CE5F74"/>
    <w:rsid w:val="00CE6983"/>
    <w:rsid w:val="00CE6D05"/>
    <w:rsid w:val="00CE738F"/>
    <w:rsid w:val="00CE78E9"/>
    <w:rsid w:val="00CF0080"/>
    <w:rsid w:val="00CF023B"/>
    <w:rsid w:val="00CF05B6"/>
    <w:rsid w:val="00CF20EB"/>
    <w:rsid w:val="00CF3A47"/>
    <w:rsid w:val="00CF421C"/>
    <w:rsid w:val="00CF42F3"/>
    <w:rsid w:val="00CF529C"/>
    <w:rsid w:val="00CF52C4"/>
    <w:rsid w:val="00CF576A"/>
    <w:rsid w:val="00CF6657"/>
    <w:rsid w:val="00CF6CE1"/>
    <w:rsid w:val="00CF7636"/>
    <w:rsid w:val="00CF76A9"/>
    <w:rsid w:val="00D00632"/>
    <w:rsid w:val="00D009A9"/>
    <w:rsid w:val="00D0297F"/>
    <w:rsid w:val="00D02B72"/>
    <w:rsid w:val="00D02F41"/>
    <w:rsid w:val="00D03314"/>
    <w:rsid w:val="00D03BA6"/>
    <w:rsid w:val="00D041A9"/>
    <w:rsid w:val="00D044F8"/>
    <w:rsid w:val="00D06A79"/>
    <w:rsid w:val="00D06B3F"/>
    <w:rsid w:val="00D073C7"/>
    <w:rsid w:val="00D12DAE"/>
    <w:rsid w:val="00D12EDE"/>
    <w:rsid w:val="00D16127"/>
    <w:rsid w:val="00D1629B"/>
    <w:rsid w:val="00D172A4"/>
    <w:rsid w:val="00D20735"/>
    <w:rsid w:val="00D207C3"/>
    <w:rsid w:val="00D208E1"/>
    <w:rsid w:val="00D20AD2"/>
    <w:rsid w:val="00D21966"/>
    <w:rsid w:val="00D22316"/>
    <w:rsid w:val="00D23546"/>
    <w:rsid w:val="00D23E89"/>
    <w:rsid w:val="00D247E0"/>
    <w:rsid w:val="00D24D42"/>
    <w:rsid w:val="00D24DBB"/>
    <w:rsid w:val="00D2581B"/>
    <w:rsid w:val="00D2600B"/>
    <w:rsid w:val="00D26BDB"/>
    <w:rsid w:val="00D26C8B"/>
    <w:rsid w:val="00D2723E"/>
    <w:rsid w:val="00D2778F"/>
    <w:rsid w:val="00D308D9"/>
    <w:rsid w:val="00D30991"/>
    <w:rsid w:val="00D31370"/>
    <w:rsid w:val="00D32194"/>
    <w:rsid w:val="00D3275C"/>
    <w:rsid w:val="00D32A71"/>
    <w:rsid w:val="00D32EE7"/>
    <w:rsid w:val="00D33020"/>
    <w:rsid w:val="00D334DA"/>
    <w:rsid w:val="00D37E94"/>
    <w:rsid w:val="00D40364"/>
    <w:rsid w:val="00D40DC4"/>
    <w:rsid w:val="00D4175C"/>
    <w:rsid w:val="00D41FEB"/>
    <w:rsid w:val="00D426B1"/>
    <w:rsid w:val="00D42CCF"/>
    <w:rsid w:val="00D44230"/>
    <w:rsid w:val="00D44712"/>
    <w:rsid w:val="00D4473F"/>
    <w:rsid w:val="00D44D6F"/>
    <w:rsid w:val="00D451F2"/>
    <w:rsid w:val="00D4569F"/>
    <w:rsid w:val="00D45D12"/>
    <w:rsid w:val="00D473CF"/>
    <w:rsid w:val="00D50585"/>
    <w:rsid w:val="00D50CF5"/>
    <w:rsid w:val="00D515C5"/>
    <w:rsid w:val="00D51ACA"/>
    <w:rsid w:val="00D52B91"/>
    <w:rsid w:val="00D547D3"/>
    <w:rsid w:val="00D5506A"/>
    <w:rsid w:val="00D55F9F"/>
    <w:rsid w:val="00D5602A"/>
    <w:rsid w:val="00D56E19"/>
    <w:rsid w:val="00D57541"/>
    <w:rsid w:val="00D61211"/>
    <w:rsid w:val="00D628AB"/>
    <w:rsid w:val="00D62EFE"/>
    <w:rsid w:val="00D638CB"/>
    <w:rsid w:val="00D6415C"/>
    <w:rsid w:val="00D6475A"/>
    <w:rsid w:val="00D64816"/>
    <w:rsid w:val="00D65E2F"/>
    <w:rsid w:val="00D67A8E"/>
    <w:rsid w:val="00D67CEC"/>
    <w:rsid w:val="00D70BA9"/>
    <w:rsid w:val="00D719EA"/>
    <w:rsid w:val="00D720D1"/>
    <w:rsid w:val="00D72687"/>
    <w:rsid w:val="00D730F3"/>
    <w:rsid w:val="00D73683"/>
    <w:rsid w:val="00D74486"/>
    <w:rsid w:val="00D75B07"/>
    <w:rsid w:val="00D76EA6"/>
    <w:rsid w:val="00D7781C"/>
    <w:rsid w:val="00D800C0"/>
    <w:rsid w:val="00D80F6B"/>
    <w:rsid w:val="00D814C5"/>
    <w:rsid w:val="00D81CCA"/>
    <w:rsid w:val="00D82399"/>
    <w:rsid w:val="00D82A9C"/>
    <w:rsid w:val="00D82FE6"/>
    <w:rsid w:val="00D8342E"/>
    <w:rsid w:val="00D83A37"/>
    <w:rsid w:val="00D84805"/>
    <w:rsid w:val="00D855AC"/>
    <w:rsid w:val="00D86421"/>
    <w:rsid w:val="00D8649C"/>
    <w:rsid w:val="00D866C4"/>
    <w:rsid w:val="00D866FE"/>
    <w:rsid w:val="00D86E92"/>
    <w:rsid w:val="00D8749A"/>
    <w:rsid w:val="00D908D0"/>
    <w:rsid w:val="00D90D04"/>
    <w:rsid w:val="00D9171C"/>
    <w:rsid w:val="00D92695"/>
    <w:rsid w:val="00D937A9"/>
    <w:rsid w:val="00D9428D"/>
    <w:rsid w:val="00D943C2"/>
    <w:rsid w:val="00D95E6C"/>
    <w:rsid w:val="00D96553"/>
    <w:rsid w:val="00D97179"/>
    <w:rsid w:val="00D976FC"/>
    <w:rsid w:val="00DA0D1C"/>
    <w:rsid w:val="00DA30E8"/>
    <w:rsid w:val="00DA3F82"/>
    <w:rsid w:val="00DA4723"/>
    <w:rsid w:val="00DA4E2C"/>
    <w:rsid w:val="00DA77FD"/>
    <w:rsid w:val="00DA7C61"/>
    <w:rsid w:val="00DA7E5E"/>
    <w:rsid w:val="00DB0BB6"/>
    <w:rsid w:val="00DB1512"/>
    <w:rsid w:val="00DB246B"/>
    <w:rsid w:val="00DB317D"/>
    <w:rsid w:val="00DB336C"/>
    <w:rsid w:val="00DB345D"/>
    <w:rsid w:val="00DB3D58"/>
    <w:rsid w:val="00DB4158"/>
    <w:rsid w:val="00DB4455"/>
    <w:rsid w:val="00DB62B0"/>
    <w:rsid w:val="00DB634A"/>
    <w:rsid w:val="00DB6FD2"/>
    <w:rsid w:val="00DB79BC"/>
    <w:rsid w:val="00DB7D46"/>
    <w:rsid w:val="00DC068E"/>
    <w:rsid w:val="00DC1677"/>
    <w:rsid w:val="00DC1956"/>
    <w:rsid w:val="00DC28B1"/>
    <w:rsid w:val="00DC29E8"/>
    <w:rsid w:val="00DC2C1D"/>
    <w:rsid w:val="00DC3463"/>
    <w:rsid w:val="00DC3D9B"/>
    <w:rsid w:val="00DC509C"/>
    <w:rsid w:val="00DC7BEF"/>
    <w:rsid w:val="00DD02DB"/>
    <w:rsid w:val="00DD0406"/>
    <w:rsid w:val="00DD0D35"/>
    <w:rsid w:val="00DD11C1"/>
    <w:rsid w:val="00DD1C88"/>
    <w:rsid w:val="00DD44B4"/>
    <w:rsid w:val="00DD4ABC"/>
    <w:rsid w:val="00DD6160"/>
    <w:rsid w:val="00DD698A"/>
    <w:rsid w:val="00DD7478"/>
    <w:rsid w:val="00DD77D6"/>
    <w:rsid w:val="00DE0794"/>
    <w:rsid w:val="00DE0E5D"/>
    <w:rsid w:val="00DE1798"/>
    <w:rsid w:val="00DE180E"/>
    <w:rsid w:val="00DE1BAE"/>
    <w:rsid w:val="00DE21A4"/>
    <w:rsid w:val="00DE2573"/>
    <w:rsid w:val="00DE2D75"/>
    <w:rsid w:val="00DE2EE9"/>
    <w:rsid w:val="00DE3707"/>
    <w:rsid w:val="00DE3726"/>
    <w:rsid w:val="00DE546A"/>
    <w:rsid w:val="00DE546E"/>
    <w:rsid w:val="00DE5505"/>
    <w:rsid w:val="00DE5A52"/>
    <w:rsid w:val="00DE64FB"/>
    <w:rsid w:val="00DE6972"/>
    <w:rsid w:val="00DE7D11"/>
    <w:rsid w:val="00DF2A28"/>
    <w:rsid w:val="00DF3E9E"/>
    <w:rsid w:val="00DF42CB"/>
    <w:rsid w:val="00DF444F"/>
    <w:rsid w:val="00DF4B91"/>
    <w:rsid w:val="00DF6FFA"/>
    <w:rsid w:val="00DF73B6"/>
    <w:rsid w:val="00DF744A"/>
    <w:rsid w:val="00DF78F7"/>
    <w:rsid w:val="00E00E28"/>
    <w:rsid w:val="00E0171D"/>
    <w:rsid w:val="00E02A52"/>
    <w:rsid w:val="00E03139"/>
    <w:rsid w:val="00E03911"/>
    <w:rsid w:val="00E03D77"/>
    <w:rsid w:val="00E04106"/>
    <w:rsid w:val="00E04FEE"/>
    <w:rsid w:val="00E0596F"/>
    <w:rsid w:val="00E066F7"/>
    <w:rsid w:val="00E0716B"/>
    <w:rsid w:val="00E07D4F"/>
    <w:rsid w:val="00E10143"/>
    <w:rsid w:val="00E1098A"/>
    <w:rsid w:val="00E119AB"/>
    <w:rsid w:val="00E11C4E"/>
    <w:rsid w:val="00E1328A"/>
    <w:rsid w:val="00E1447C"/>
    <w:rsid w:val="00E14961"/>
    <w:rsid w:val="00E15247"/>
    <w:rsid w:val="00E15570"/>
    <w:rsid w:val="00E15F1C"/>
    <w:rsid w:val="00E166AD"/>
    <w:rsid w:val="00E16AAF"/>
    <w:rsid w:val="00E20260"/>
    <w:rsid w:val="00E211A2"/>
    <w:rsid w:val="00E21FFC"/>
    <w:rsid w:val="00E2207C"/>
    <w:rsid w:val="00E22BAF"/>
    <w:rsid w:val="00E233A2"/>
    <w:rsid w:val="00E23BFB"/>
    <w:rsid w:val="00E249D4"/>
    <w:rsid w:val="00E24DD1"/>
    <w:rsid w:val="00E24E30"/>
    <w:rsid w:val="00E25BCF"/>
    <w:rsid w:val="00E267CA"/>
    <w:rsid w:val="00E32861"/>
    <w:rsid w:val="00E32AE9"/>
    <w:rsid w:val="00E32E78"/>
    <w:rsid w:val="00E3479C"/>
    <w:rsid w:val="00E3487B"/>
    <w:rsid w:val="00E35070"/>
    <w:rsid w:val="00E358D1"/>
    <w:rsid w:val="00E35C03"/>
    <w:rsid w:val="00E36551"/>
    <w:rsid w:val="00E367C1"/>
    <w:rsid w:val="00E36F02"/>
    <w:rsid w:val="00E3773C"/>
    <w:rsid w:val="00E37919"/>
    <w:rsid w:val="00E3799D"/>
    <w:rsid w:val="00E37A54"/>
    <w:rsid w:val="00E40299"/>
    <w:rsid w:val="00E416A5"/>
    <w:rsid w:val="00E417F0"/>
    <w:rsid w:val="00E41D52"/>
    <w:rsid w:val="00E4365C"/>
    <w:rsid w:val="00E43DF0"/>
    <w:rsid w:val="00E446B4"/>
    <w:rsid w:val="00E4524E"/>
    <w:rsid w:val="00E4578F"/>
    <w:rsid w:val="00E45815"/>
    <w:rsid w:val="00E46069"/>
    <w:rsid w:val="00E50002"/>
    <w:rsid w:val="00E510FB"/>
    <w:rsid w:val="00E5202B"/>
    <w:rsid w:val="00E52285"/>
    <w:rsid w:val="00E529A8"/>
    <w:rsid w:val="00E52FF8"/>
    <w:rsid w:val="00E5340F"/>
    <w:rsid w:val="00E53DC8"/>
    <w:rsid w:val="00E544F7"/>
    <w:rsid w:val="00E559BB"/>
    <w:rsid w:val="00E55FBE"/>
    <w:rsid w:val="00E5619A"/>
    <w:rsid w:val="00E56357"/>
    <w:rsid w:val="00E57B95"/>
    <w:rsid w:val="00E60FF5"/>
    <w:rsid w:val="00E6161D"/>
    <w:rsid w:val="00E617C8"/>
    <w:rsid w:val="00E622D4"/>
    <w:rsid w:val="00E62315"/>
    <w:rsid w:val="00E6403D"/>
    <w:rsid w:val="00E642DE"/>
    <w:rsid w:val="00E645E8"/>
    <w:rsid w:val="00E66103"/>
    <w:rsid w:val="00E666EE"/>
    <w:rsid w:val="00E675CE"/>
    <w:rsid w:val="00E677CD"/>
    <w:rsid w:val="00E70BAD"/>
    <w:rsid w:val="00E7111E"/>
    <w:rsid w:val="00E71281"/>
    <w:rsid w:val="00E71494"/>
    <w:rsid w:val="00E7305A"/>
    <w:rsid w:val="00E73395"/>
    <w:rsid w:val="00E73874"/>
    <w:rsid w:val="00E76805"/>
    <w:rsid w:val="00E76EA1"/>
    <w:rsid w:val="00E770D5"/>
    <w:rsid w:val="00E77DEC"/>
    <w:rsid w:val="00E77DEF"/>
    <w:rsid w:val="00E804CB"/>
    <w:rsid w:val="00E81352"/>
    <w:rsid w:val="00E816E5"/>
    <w:rsid w:val="00E81D6C"/>
    <w:rsid w:val="00E820DF"/>
    <w:rsid w:val="00E82272"/>
    <w:rsid w:val="00E82BCE"/>
    <w:rsid w:val="00E82F7C"/>
    <w:rsid w:val="00E84086"/>
    <w:rsid w:val="00E842EB"/>
    <w:rsid w:val="00E861A6"/>
    <w:rsid w:val="00E86252"/>
    <w:rsid w:val="00E87374"/>
    <w:rsid w:val="00E8781E"/>
    <w:rsid w:val="00E87FA8"/>
    <w:rsid w:val="00E90B74"/>
    <w:rsid w:val="00E934DE"/>
    <w:rsid w:val="00E94197"/>
    <w:rsid w:val="00E94E64"/>
    <w:rsid w:val="00E95B84"/>
    <w:rsid w:val="00E96E4C"/>
    <w:rsid w:val="00E9772E"/>
    <w:rsid w:val="00E978C6"/>
    <w:rsid w:val="00EA0CA1"/>
    <w:rsid w:val="00EA0E65"/>
    <w:rsid w:val="00EA1472"/>
    <w:rsid w:val="00EA1610"/>
    <w:rsid w:val="00EA1CCE"/>
    <w:rsid w:val="00EA1E7D"/>
    <w:rsid w:val="00EA2F02"/>
    <w:rsid w:val="00EA31B7"/>
    <w:rsid w:val="00EA3541"/>
    <w:rsid w:val="00EA3FF8"/>
    <w:rsid w:val="00EA57B5"/>
    <w:rsid w:val="00EA62B3"/>
    <w:rsid w:val="00EA64B4"/>
    <w:rsid w:val="00EA7314"/>
    <w:rsid w:val="00EA73FA"/>
    <w:rsid w:val="00EB0182"/>
    <w:rsid w:val="00EB01AC"/>
    <w:rsid w:val="00EB0C1C"/>
    <w:rsid w:val="00EB0C70"/>
    <w:rsid w:val="00EB0EE9"/>
    <w:rsid w:val="00EB18BC"/>
    <w:rsid w:val="00EB207F"/>
    <w:rsid w:val="00EB2496"/>
    <w:rsid w:val="00EB2833"/>
    <w:rsid w:val="00EB3350"/>
    <w:rsid w:val="00EB4B5B"/>
    <w:rsid w:val="00EB4C9E"/>
    <w:rsid w:val="00EB5480"/>
    <w:rsid w:val="00EB5A27"/>
    <w:rsid w:val="00EB6C7B"/>
    <w:rsid w:val="00EB741F"/>
    <w:rsid w:val="00EB7C3D"/>
    <w:rsid w:val="00EC03CB"/>
    <w:rsid w:val="00EC14FF"/>
    <w:rsid w:val="00EC1748"/>
    <w:rsid w:val="00EC1BB0"/>
    <w:rsid w:val="00EC20CC"/>
    <w:rsid w:val="00EC2C4D"/>
    <w:rsid w:val="00EC35ED"/>
    <w:rsid w:val="00EC4328"/>
    <w:rsid w:val="00EC5FDB"/>
    <w:rsid w:val="00ED0374"/>
    <w:rsid w:val="00ED25C0"/>
    <w:rsid w:val="00ED37E8"/>
    <w:rsid w:val="00ED4076"/>
    <w:rsid w:val="00ED443F"/>
    <w:rsid w:val="00ED52D3"/>
    <w:rsid w:val="00ED5347"/>
    <w:rsid w:val="00ED57E0"/>
    <w:rsid w:val="00ED664B"/>
    <w:rsid w:val="00ED6810"/>
    <w:rsid w:val="00EE1E08"/>
    <w:rsid w:val="00EE22AB"/>
    <w:rsid w:val="00EE3120"/>
    <w:rsid w:val="00EE3465"/>
    <w:rsid w:val="00EE4A42"/>
    <w:rsid w:val="00EE4D1C"/>
    <w:rsid w:val="00EE52A6"/>
    <w:rsid w:val="00EE5A21"/>
    <w:rsid w:val="00EE5BA8"/>
    <w:rsid w:val="00EE6084"/>
    <w:rsid w:val="00EE6D65"/>
    <w:rsid w:val="00EE6DB8"/>
    <w:rsid w:val="00EE723D"/>
    <w:rsid w:val="00EF0612"/>
    <w:rsid w:val="00EF09E5"/>
    <w:rsid w:val="00EF0F2E"/>
    <w:rsid w:val="00EF12C9"/>
    <w:rsid w:val="00EF186E"/>
    <w:rsid w:val="00EF1BA2"/>
    <w:rsid w:val="00EF24D7"/>
    <w:rsid w:val="00EF2866"/>
    <w:rsid w:val="00EF2BB4"/>
    <w:rsid w:val="00EF37E8"/>
    <w:rsid w:val="00EF482C"/>
    <w:rsid w:val="00EF4BC2"/>
    <w:rsid w:val="00EF504A"/>
    <w:rsid w:val="00EF53DC"/>
    <w:rsid w:val="00EF5DEF"/>
    <w:rsid w:val="00EF625B"/>
    <w:rsid w:val="00EF6527"/>
    <w:rsid w:val="00EF7896"/>
    <w:rsid w:val="00F0017E"/>
    <w:rsid w:val="00F005C5"/>
    <w:rsid w:val="00F01346"/>
    <w:rsid w:val="00F01B05"/>
    <w:rsid w:val="00F01EB6"/>
    <w:rsid w:val="00F04744"/>
    <w:rsid w:val="00F05019"/>
    <w:rsid w:val="00F053A0"/>
    <w:rsid w:val="00F05941"/>
    <w:rsid w:val="00F066B8"/>
    <w:rsid w:val="00F07A16"/>
    <w:rsid w:val="00F1130C"/>
    <w:rsid w:val="00F12D8A"/>
    <w:rsid w:val="00F130DA"/>
    <w:rsid w:val="00F1342D"/>
    <w:rsid w:val="00F1449E"/>
    <w:rsid w:val="00F14935"/>
    <w:rsid w:val="00F15C4F"/>
    <w:rsid w:val="00F16056"/>
    <w:rsid w:val="00F1702A"/>
    <w:rsid w:val="00F17478"/>
    <w:rsid w:val="00F20490"/>
    <w:rsid w:val="00F2061C"/>
    <w:rsid w:val="00F2105B"/>
    <w:rsid w:val="00F218C3"/>
    <w:rsid w:val="00F21D84"/>
    <w:rsid w:val="00F227CD"/>
    <w:rsid w:val="00F2497C"/>
    <w:rsid w:val="00F2658A"/>
    <w:rsid w:val="00F270D6"/>
    <w:rsid w:val="00F27FEC"/>
    <w:rsid w:val="00F30E53"/>
    <w:rsid w:val="00F321D3"/>
    <w:rsid w:val="00F3248B"/>
    <w:rsid w:val="00F32EC8"/>
    <w:rsid w:val="00F331DC"/>
    <w:rsid w:val="00F33725"/>
    <w:rsid w:val="00F33E44"/>
    <w:rsid w:val="00F34417"/>
    <w:rsid w:val="00F34557"/>
    <w:rsid w:val="00F3555C"/>
    <w:rsid w:val="00F35766"/>
    <w:rsid w:val="00F359B9"/>
    <w:rsid w:val="00F3616B"/>
    <w:rsid w:val="00F36AC9"/>
    <w:rsid w:val="00F36CF8"/>
    <w:rsid w:val="00F37462"/>
    <w:rsid w:val="00F37E9C"/>
    <w:rsid w:val="00F404F3"/>
    <w:rsid w:val="00F41421"/>
    <w:rsid w:val="00F417CA"/>
    <w:rsid w:val="00F425B3"/>
    <w:rsid w:val="00F43429"/>
    <w:rsid w:val="00F43E6E"/>
    <w:rsid w:val="00F445FF"/>
    <w:rsid w:val="00F4496F"/>
    <w:rsid w:val="00F47494"/>
    <w:rsid w:val="00F479C7"/>
    <w:rsid w:val="00F510CD"/>
    <w:rsid w:val="00F52F5B"/>
    <w:rsid w:val="00F53094"/>
    <w:rsid w:val="00F5322B"/>
    <w:rsid w:val="00F53248"/>
    <w:rsid w:val="00F5480D"/>
    <w:rsid w:val="00F54CF6"/>
    <w:rsid w:val="00F55D8B"/>
    <w:rsid w:val="00F568CE"/>
    <w:rsid w:val="00F56D27"/>
    <w:rsid w:val="00F576AA"/>
    <w:rsid w:val="00F61062"/>
    <w:rsid w:val="00F61782"/>
    <w:rsid w:val="00F634AF"/>
    <w:rsid w:val="00F6422A"/>
    <w:rsid w:val="00F64A2E"/>
    <w:rsid w:val="00F65601"/>
    <w:rsid w:val="00F65799"/>
    <w:rsid w:val="00F6586F"/>
    <w:rsid w:val="00F665F0"/>
    <w:rsid w:val="00F67506"/>
    <w:rsid w:val="00F67CCB"/>
    <w:rsid w:val="00F70623"/>
    <w:rsid w:val="00F716BC"/>
    <w:rsid w:val="00F718D1"/>
    <w:rsid w:val="00F72D9C"/>
    <w:rsid w:val="00F72F5D"/>
    <w:rsid w:val="00F75CD7"/>
    <w:rsid w:val="00F8077B"/>
    <w:rsid w:val="00F8224C"/>
    <w:rsid w:val="00F82FD3"/>
    <w:rsid w:val="00F84853"/>
    <w:rsid w:val="00F855ED"/>
    <w:rsid w:val="00F85B09"/>
    <w:rsid w:val="00F86625"/>
    <w:rsid w:val="00F87961"/>
    <w:rsid w:val="00F902D0"/>
    <w:rsid w:val="00F90C59"/>
    <w:rsid w:val="00F90F0E"/>
    <w:rsid w:val="00F90F96"/>
    <w:rsid w:val="00F91BA2"/>
    <w:rsid w:val="00F9253C"/>
    <w:rsid w:val="00F9292E"/>
    <w:rsid w:val="00F929C9"/>
    <w:rsid w:val="00F92DF1"/>
    <w:rsid w:val="00F936DA"/>
    <w:rsid w:val="00F951C2"/>
    <w:rsid w:val="00F95805"/>
    <w:rsid w:val="00F966DE"/>
    <w:rsid w:val="00F972B6"/>
    <w:rsid w:val="00F97579"/>
    <w:rsid w:val="00FA0D53"/>
    <w:rsid w:val="00FA22AB"/>
    <w:rsid w:val="00FA33EE"/>
    <w:rsid w:val="00FA4BA6"/>
    <w:rsid w:val="00FA4F62"/>
    <w:rsid w:val="00FA4F6D"/>
    <w:rsid w:val="00FA5060"/>
    <w:rsid w:val="00FA5499"/>
    <w:rsid w:val="00FA58FC"/>
    <w:rsid w:val="00FA6056"/>
    <w:rsid w:val="00FA77F2"/>
    <w:rsid w:val="00FB04F1"/>
    <w:rsid w:val="00FB0F8A"/>
    <w:rsid w:val="00FB362F"/>
    <w:rsid w:val="00FB3EC2"/>
    <w:rsid w:val="00FB480D"/>
    <w:rsid w:val="00FB589F"/>
    <w:rsid w:val="00FB58A9"/>
    <w:rsid w:val="00FB758B"/>
    <w:rsid w:val="00FB7A76"/>
    <w:rsid w:val="00FC0C72"/>
    <w:rsid w:val="00FC1BEF"/>
    <w:rsid w:val="00FC2462"/>
    <w:rsid w:val="00FC25CE"/>
    <w:rsid w:val="00FC311D"/>
    <w:rsid w:val="00FC35FF"/>
    <w:rsid w:val="00FC3CBC"/>
    <w:rsid w:val="00FC4464"/>
    <w:rsid w:val="00FC6B87"/>
    <w:rsid w:val="00FC78E1"/>
    <w:rsid w:val="00FC7A8A"/>
    <w:rsid w:val="00FD0B0C"/>
    <w:rsid w:val="00FD1630"/>
    <w:rsid w:val="00FD38B9"/>
    <w:rsid w:val="00FD3942"/>
    <w:rsid w:val="00FD5018"/>
    <w:rsid w:val="00FD727F"/>
    <w:rsid w:val="00FD7778"/>
    <w:rsid w:val="00FE094E"/>
    <w:rsid w:val="00FE1E90"/>
    <w:rsid w:val="00FE3665"/>
    <w:rsid w:val="00FE45CD"/>
    <w:rsid w:val="00FE58C3"/>
    <w:rsid w:val="00FE787F"/>
    <w:rsid w:val="00FE7960"/>
    <w:rsid w:val="00FE7A94"/>
    <w:rsid w:val="00FF0134"/>
    <w:rsid w:val="00FF085D"/>
    <w:rsid w:val="00FF18C9"/>
    <w:rsid w:val="00FF1DD0"/>
    <w:rsid w:val="00FF249E"/>
    <w:rsid w:val="00FF42D4"/>
    <w:rsid w:val="00FF52D0"/>
    <w:rsid w:val="00FF5856"/>
    <w:rsid w:val="00FF5D96"/>
    <w:rsid w:val="00FF5E94"/>
    <w:rsid w:val="00FF61E4"/>
    <w:rsid w:val="00FF6E4A"/>
    <w:rsid w:val="00FF767E"/>
    <w:rsid w:val="00FF7B65"/>
    <w:rsid w:val="00FF7D37"/>
    <w:rsid w:val="011E7841"/>
    <w:rsid w:val="017E0CD4"/>
    <w:rsid w:val="01B34E22"/>
    <w:rsid w:val="01EB45BC"/>
    <w:rsid w:val="01F200F8"/>
    <w:rsid w:val="02160F0D"/>
    <w:rsid w:val="02377801"/>
    <w:rsid w:val="02DD6E97"/>
    <w:rsid w:val="033040FA"/>
    <w:rsid w:val="03343D40"/>
    <w:rsid w:val="033A6F68"/>
    <w:rsid w:val="03925DDE"/>
    <w:rsid w:val="03D472D2"/>
    <w:rsid w:val="03E07A24"/>
    <w:rsid w:val="03EC08C4"/>
    <w:rsid w:val="04A10F62"/>
    <w:rsid w:val="04EB09C0"/>
    <w:rsid w:val="050B6D23"/>
    <w:rsid w:val="05241B93"/>
    <w:rsid w:val="056A68A7"/>
    <w:rsid w:val="0681656C"/>
    <w:rsid w:val="06D373CC"/>
    <w:rsid w:val="07EC2E3C"/>
    <w:rsid w:val="089D343C"/>
    <w:rsid w:val="08AC4379"/>
    <w:rsid w:val="08CB0CA3"/>
    <w:rsid w:val="09625CD8"/>
    <w:rsid w:val="09954128"/>
    <w:rsid w:val="09A908B8"/>
    <w:rsid w:val="09C0632E"/>
    <w:rsid w:val="09DB07FD"/>
    <w:rsid w:val="09E71B0D"/>
    <w:rsid w:val="0A3463D4"/>
    <w:rsid w:val="0AAE1DC2"/>
    <w:rsid w:val="0C105C49"/>
    <w:rsid w:val="0C216E2C"/>
    <w:rsid w:val="0C6E7633"/>
    <w:rsid w:val="0C8D09F8"/>
    <w:rsid w:val="0CC43154"/>
    <w:rsid w:val="0D6B65B1"/>
    <w:rsid w:val="0D844103"/>
    <w:rsid w:val="0D9A6E96"/>
    <w:rsid w:val="0D9F26FE"/>
    <w:rsid w:val="0DF540CC"/>
    <w:rsid w:val="0FBC30F4"/>
    <w:rsid w:val="0FE144E8"/>
    <w:rsid w:val="0FF47A27"/>
    <w:rsid w:val="10967454"/>
    <w:rsid w:val="10B63FE7"/>
    <w:rsid w:val="11660CBD"/>
    <w:rsid w:val="119D51A7"/>
    <w:rsid w:val="11A04F42"/>
    <w:rsid w:val="11BA7B07"/>
    <w:rsid w:val="11DD23BF"/>
    <w:rsid w:val="12693806"/>
    <w:rsid w:val="12DA3FF8"/>
    <w:rsid w:val="12DE5A77"/>
    <w:rsid w:val="13021A74"/>
    <w:rsid w:val="13392190"/>
    <w:rsid w:val="13620456"/>
    <w:rsid w:val="140C10A0"/>
    <w:rsid w:val="142D452F"/>
    <w:rsid w:val="142E27D5"/>
    <w:rsid w:val="143515B1"/>
    <w:rsid w:val="148937C0"/>
    <w:rsid w:val="14CE4C6C"/>
    <w:rsid w:val="150B7C96"/>
    <w:rsid w:val="152C0D1B"/>
    <w:rsid w:val="15DB44F0"/>
    <w:rsid w:val="160E21CF"/>
    <w:rsid w:val="16573B76"/>
    <w:rsid w:val="1666200B"/>
    <w:rsid w:val="16A42B33"/>
    <w:rsid w:val="16DC22CD"/>
    <w:rsid w:val="172B1350"/>
    <w:rsid w:val="17444015"/>
    <w:rsid w:val="176B104F"/>
    <w:rsid w:val="177644D0"/>
    <w:rsid w:val="177F7176"/>
    <w:rsid w:val="178321B2"/>
    <w:rsid w:val="17C36FE9"/>
    <w:rsid w:val="18297794"/>
    <w:rsid w:val="186E33F9"/>
    <w:rsid w:val="18A75C33"/>
    <w:rsid w:val="19604C71"/>
    <w:rsid w:val="197E141A"/>
    <w:rsid w:val="19A90B8D"/>
    <w:rsid w:val="19EF2318"/>
    <w:rsid w:val="1B0342CC"/>
    <w:rsid w:val="1B4346C9"/>
    <w:rsid w:val="1BA769EA"/>
    <w:rsid w:val="1BB47375"/>
    <w:rsid w:val="1BBD779E"/>
    <w:rsid w:val="1C6A2129"/>
    <w:rsid w:val="1CDD3AA8"/>
    <w:rsid w:val="1CE343B6"/>
    <w:rsid w:val="1CF52E26"/>
    <w:rsid w:val="1D3764AF"/>
    <w:rsid w:val="1E2D340E"/>
    <w:rsid w:val="1E6C1934"/>
    <w:rsid w:val="1E914811"/>
    <w:rsid w:val="1EB06519"/>
    <w:rsid w:val="1EC72883"/>
    <w:rsid w:val="1EF54DB0"/>
    <w:rsid w:val="1F106FB8"/>
    <w:rsid w:val="1F65664C"/>
    <w:rsid w:val="1F6E6BD1"/>
    <w:rsid w:val="1F8B0BC2"/>
    <w:rsid w:val="20827A42"/>
    <w:rsid w:val="21556F04"/>
    <w:rsid w:val="215C64E4"/>
    <w:rsid w:val="218E2416"/>
    <w:rsid w:val="22062619"/>
    <w:rsid w:val="22083D47"/>
    <w:rsid w:val="22087AAA"/>
    <w:rsid w:val="225E003A"/>
    <w:rsid w:val="226C6BFB"/>
    <w:rsid w:val="229B4DEB"/>
    <w:rsid w:val="23B26890"/>
    <w:rsid w:val="2413159E"/>
    <w:rsid w:val="241733C3"/>
    <w:rsid w:val="24454A3F"/>
    <w:rsid w:val="255D0A7D"/>
    <w:rsid w:val="2610789E"/>
    <w:rsid w:val="265A0D16"/>
    <w:rsid w:val="26B172D2"/>
    <w:rsid w:val="26F1147D"/>
    <w:rsid w:val="27007912"/>
    <w:rsid w:val="2739373B"/>
    <w:rsid w:val="27A1322B"/>
    <w:rsid w:val="27AA25C0"/>
    <w:rsid w:val="27BE0BC9"/>
    <w:rsid w:val="287756AD"/>
    <w:rsid w:val="29253660"/>
    <w:rsid w:val="29407B63"/>
    <w:rsid w:val="294C2E48"/>
    <w:rsid w:val="29A24CB1"/>
    <w:rsid w:val="29FE479A"/>
    <w:rsid w:val="2A636D77"/>
    <w:rsid w:val="2ABD5054"/>
    <w:rsid w:val="2ACE1AD5"/>
    <w:rsid w:val="2B08148B"/>
    <w:rsid w:val="2B903AB8"/>
    <w:rsid w:val="2BB85267"/>
    <w:rsid w:val="2BCA04EF"/>
    <w:rsid w:val="2BF65788"/>
    <w:rsid w:val="2C7C6A09"/>
    <w:rsid w:val="2CCE160A"/>
    <w:rsid w:val="2DCA0C7A"/>
    <w:rsid w:val="2EE6563F"/>
    <w:rsid w:val="2F0D7753"/>
    <w:rsid w:val="30DF0208"/>
    <w:rsid w:val="31215055"/>
    <w:rsid w:val="315216B2"/>
    <w:rsid w:val="31752613"/>
    <w:rsid w:val="32902E1F"/>
    <w:rsid w:val="32A1627D"/>
    <w:rsid w:val="334B721F"/>
    <w:rsid w:val="341E7629"/>
    <w:rsid w:val="342D19F5"/>
    <w:rsid w:val="34E57021"/>
    <w:rsid w:val="34F767F8"/>
    <w:rsid w:val="35092088"/>
    <w:rsid w:val="35727C2D"/>
    <w:rsid w:val="35CB496D"/>
    <w:rsid w:val="36716136"/>
    <w:rsid w:val="37061FB8"/>
    <w:rsid w:val="373D4822"/>
    <w:rsid w:val="37A90BE8"/>
    <w:rsid w:val="37DA5F5D"/>
    <w:rsid w:val="381E75D8"/>
    <w:rsid w:val="384674FA"/>
    <w:rsid w:val="385E7306"/>
    <w:rsid w:val="38956633"/>
    <w:rsid w:val="39783C80"/>
    <w:rsid w:val="39D9429D"/>
    <w:rsid w:val="39E3559D"/>
    <w:rsid w:val="3AD92EBB"/>
    <w:rsid w:val="3AE710BD"/>
    <w:rsid w:val="3AFA24D7"/>
    <w:rsid w:val="3B6E0E96"/>
    <w:rsid w:val="3B7A783B"/>
    <w:rsid w:val="3BD03B57"/>
    <w:rsid w:val="3C7D1525"/>
    <w:rsid w:val="3C920BB5"/>
    <w:rsid w:val="3D097605"/>
    <w:rsid w:val="3D3E5A10"/>
    <w:rsid w:val="3D5D5666"/>
    <w:rsid w:val="3DC74235"/>
    <w:rsid w:val="3DCE20C0"/>
    <w:rsid w:val="3F11495A"/>
    <w:rsid w:val="3F4F0FDF"/>
    <w:rsid w:val="3F676329"/>
    <w:rsid w:val="40442B0E"/>
    <w:rsid w:val="4053079A"/>
    <w:rsid w:val="40583EC3"/>
    <w:rsid w:val="41702F80"/>
    <w:rsid w:val="418238EE"/>
    <w:rsid w:val="41F5317C"/>
    <w:rsid w:val="42350960"/>
    <w:rsid w:val="42DC527F"/>
    <w:rsid w:val="42FE51F6"/>
    <w:rsid w:val="432509D4"/>
    <w:rsid w:val="432602A9"/>
    <w:rsid w:val="436239D7"/>
    <w:rsid w:val="436D237B"/>
    <w:rsid w:val="43836696"/>
    <w:rsid w:val="43A4643B"/>
    <w:rsid w:val="43AA2C88"/>
    <w:rsid w:val="43F47C68"/>
    <w:rsid w:val="444255B6"/>
    <w:rsid w:val="449335B5"/>
    <w:rsid w:val="449B0822"/>
    <w:rsid w:val="45BC7F00"/>
    <w:rsid w:val="45D97854"/>
    <w:rsid w:val="46157C3C"/>
    <w:rsid w:val="464252CA"/>
    <w:rsid w:val="46937228"/>
    <w:rsid w:val="4898123A"/>
    <w:rsid w:val="49080B7C"/>
    <w:rsid w:val="49B22896"/>
    <w:rsid w:val="4A354EB8"/>
    <w:rsid w:val="4A437992"/>
    <w:rsid w:val="4A6D5FB3"/>
    <w:rsid w:val="4AE44CD1"/>
    <w:rsid w:val="4AEB7B50"/>
    <w:rsid w:val="4B133808"/>
    <w:rsid w:val="4B92424D"/>
    <w:rsid w:val="4C3A1886"/>
    <w:rsid w:val="4C863FF4"/>
    <w:rsid w:val="4CE52F83"/>
    <w:rsid w:val="4D772937"/>
    <w:rsid w:val="4D782049"/>
    <w:rsid w:val="4DF06083"/>
    <w:rsid w:val="4E0C72D1"/>
    <w:rsid w:val="4EC07803"/>
    <w:rsid w:val="4EDB63EB"/>
    <w:rsid w:val="4EFA00AA"/>
    <w:rsid w:val="4F155DA1"/>
    <w:rsid w:val="50324731"/>
    <w:rsid w:val="50A868B7"/>
    <w:rsid w:val="511D0F3D"/>
    <w:rsid w:val="516A1CA8"/>
    <w:rsid w:val="51A37ADC"/>
    <w:rsid w:val="51DB6702"/>
    <w:rsid w:val="52304DEC"/>
    <w:rsid w:val="52AA5CC3"/>
    <w:rsid w:val="5301620A"/>
    <w:rsid w:val="53C658BC"/>
    <w:rsid w:val="53E06252"/>
    <w:rsid w:val="543C16DA"/>
    <w:rsid w:val="555111B5"/>
    <w:rsid w:val="55AA6B17"/>
    <w:rsid w:val="55AE4859"/>
    <w:rsid w:val="55C20305"/>
    <w:rsid w:val="55E55DA1"/>
    <w:rsid w:val="56220DA3"/>
    <w:rsid w:val="56240464"/>
    <w:rsid w:val="56471532"/>
    <w:rsid w:val="564E16E4"/>
    <w:rsid w:val="56941CA1"/>
    <w:rsid w:val="57811AFA"/>
    <w:rsid w:val="57CF2865"/>
    <w:rsid w:val="57CF6D09"/>
    <w:rsid w:val="585316E8"/>
    <w:rsid w:val="587C29ED"/>
    <w:rsid w:val="588E2720"/>
    <w:rsid w:val="58B64812"/>
    <w:rsid w:val="58B9658D"/>
    <w:rsid w:val="58DD0FB2"/>
    <w:rsid w:val="58FE78A6"/>
    <w:rsid w:val="592B2432"/>
    <w:rsid w:val="59722042"/>
    <w:rsid w:val="5A1804F3"/>
    <w:rsid w:val="5A584D94"/>
    <w:rsid w:val="5AAC50E0"/>
    <w:rsid w:val="5AFF3461"/>
    <w:rsid w:val="5BB046F6"/>
    <w:rsid w:val="5C517AE3"/>
    <w:rsid w:val="5C685939"/>
    <w:rsid w:val="5C8B76A2"/>
    <w:rsid w:val="5D4810F0"/>
    <w:rsid w:val="5DEC4568"/>
    <w:rsid w:val="5DF272AD"/>
    <w:rsid w:val="5E553EFA"/>
    <w:rsid w:val="5ECB022A"/>
    <w:rsid w:val="5F105C3D"/>
    <w:rsid w:val="5F2D2C93"/>
    <w:rsid w:val="5F3758C0"/>
    <w:rsid w:val="5F8E1258"/>
    <w:rsid w:val="5F944AC0"/>
    <w:rsid w:val="5F984A82"/>
    <w:rsid w:val="5FA12D39"/>
    <w:rsid w:val="600B6073"/>
    <w:rsid w:val="6037369D"/>
    <w:rsid w:val="604E13E2"/>
    <w:rsid w:val="60DA29A7"/>
    <w:rsid w:val="60F94A1F"/>
    <w:rsid w:val="6105554A"/>
    <w:rsid w:val="61113EEE"/>
    <w:rsid w:val="61BE4076"/>
    <w:rsid w:val="61C251E9"/>
    <w:rsid w:val="61EB2330"/>
    <w:rsid w:val="623738AC"/>
    <w:rsid w:val="625978FB"/>
    <w:rsid w:val="62A0377C"/>
    <w:rsid w:val="62A70767"/>
    <w:rsid w:val="633D546F"/>
    <w:rsid w:val="636A7181"/>
    <w:rsid w:val="637505AE"/>
    <w:rsid w:val="64216B3E"/>
    <w:rsid w:val="642D7291"/>
    <w:rsid w:val="64B74DAD"/>
    <w:rsid w:val="64BC6A09"/>
    <w:rsid w:val="65164F59"/>
    <w:rsid w:val="652939C2"/>
    <w:rsid w:val="65521477"/>
    <w:rsid w:val="65E25B40"/>
    <w:rsid w:val="66154481"/>
    <w:rsid w:val="665E3732"/>
    <w:rsid w:val="665F74AA"/>
    <w:rsid w:val="66BE2423"/>
    <w:rsid w:val="672101E2"/>
    <w:rsid w:val="674B32A7"/>
    <w:rsid w:val="675B4115"/>
    <w:rsid w:val="67C717AB"/>
    <w:rsid w:val="68016A6B"/>
    <w:rsid w:val="6812757D"/>
    <w:rsid w:val="681744E0"/>
    <w:rsid w:val="68BD65DF"/>
    <w:rsid w:val="68ED1C91"/>
    <w:rsid w:val="692364F5"/>
    <w:rsid w:val="69F543AD"/>
    <w:rsid w:val="69F60125"/>
    <w:rsid w:val="69F94E90"/>
    <w:rsid w:val="6A2B6021"/>
    <w:rsid w:val="6A700726"/>
    <w:rsid w:val="6AB038E6"/>
    <w:rsid w:val="6AD05952"/>
    <w:rsid w:val="6B2B6512"/>
    <w:rsid w:val="6B4C17C5"/>
    <w:rsid w:val="6BDC10F4"/>
    <w:rsid w:val="6C195EC6"/>
    <w:rsid w:val="6C327B3B"/>
    <w:rsid w:val="6C4D6279"/>
    <w:rsid w:val="6C6D1B96"/>
    <w:rsid w:val="6CD02EB0"/>
    <w:rsid w:val="6CFC5A53"/>
    <w:rsid w:val="6D0112BB"/>
    <w:rsid w:val="6D40455E"/>
    <w:rsid w:val="6D635AD2"/>
    <w:rsid w:val="6DD753C4"/>
    <w:rsid w:val="6E1F5E9D"/>
    <w:rsid w:val="6E4C0C5C"/>
    <w:rsid w:val="6E4C2A0A"/>
    <w:rsid w:val="6F2B0871"/>
    <w:rsid w:val="6F6D70DC"/>
    <w:rsid w:val="6FBFA371"/>
    <w:rsid w:val="6FD207EB"/>
    <w:rsid w:val="701D465E"/>
    <w:rsid w:val="70587444"/>
    <w:rsid w:val="70947EAA"/>
    <w:rsid w:val="709724EB"/>
    <w:rsid w:val="715643DC"/>
    <w:rsid w:val="72572EF3"/>
    <w:rsid w:val="72F1790E"/>
    <w:rsid w:val="72FB34DE"/>
    <w:rsid w:val="73021F3F"/>
    <w:rsid w:val="7366631C"/>
    <w:rsid w:val="739C3AEB"/>
    <w:rsid w:val="739F53C4"/>
    <w:rsid w:val="74455F31"/>
    <w:rsid w:val="74492954"/>
    <w:rsid w:val="74820F33"/>
    <w:rsid w:val="754747A6"/>
    <w:rsid w:val="755042E8"/>
    <w:rsid w:val="75610B49"/>
    <w:rsid w:val="75B20C5B"/>
    <w:rsid w:val="75EE6FBE"/>
    <w:rsid w:val="769B008A"/>
    <w:rsid w:val="76BD6253"/>
    <w:rsid w:val="76E97048"/>
    <w:rsid w:val="77277B70"/>
    <w:rsid w:val="774E77F3"/>
    <w:rsid w:val="775766A7"/>
    <w:rsid w:val="778959F3"/>
    <w:rsid w:val="77CD0717"/>
    <w:rsid w:val="77F660C7"/>
    <w:rsid w:val="786A41B8"/>
    <w:rsid w:val="78913205"/>
    <w:rsid w:val="78F87B34"/>
    <w:rsid w:val="79257D5C"/>
    <w:rsid w:val="794F3EE2"/>
    <w:rsid w:val="795669F9"/>
    <w:rsid w:val="796C624D"/>
    <w:rsid w:val="797D43BF"/>
    <w:rsid w:val="7A8814C8"/>
    <w:rsid w:val="7AC1208A"/>
    <w:rsid w:val="7B1E128A"/>
    <w:rsid w:val="7B380D1B"/>
    <w:rsid w:val="7BB7CFBF"/>
    <w:rsid w:val="7BEB51A7"/>
    <w:rsid w:val="7BEE6EAE"/>
    <w:rsid w:val="7BF3CBEC"/>
    <w:rsid w:val="7C324CC0"/>
    <w:rsid w:val="7C833A9B"/>
    <w:rsid w:val="7CAB2FF1"/>
    <w:rsid w:val="7D380D29"/>
    <w:rsid w:val="7D3B9A61"/>
    <w:rsid w:val="7D8950E1"/>
    <w:rsid w:val="7E2543FA"/>
    <w:rsid w:val="7EB73ECF"/>
    <w:rsid w:val="7EFB12EC"/>
    <w:rsid w:val="7F2749E8"/>
    <w:rsid w:val="7F8C0EB8"/>
    <w:rsid w:val="7FDDD035"/>
    <w:rsid w:val="AFCFD130"/>
    <w:rsid w:val="EF4FDD1E"/>
    <w:rsid w:val="EFCF737B"/>
    <w:rsid w:val="F256EF55"/>
    <w:rsid w:val="F71D3F76"/>
    <w:rsid w:val="FBE7C4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65CB6E"/>
  <w15:docId w15:val="{D1482FF2-9F2B-4C08-9F7A-6CE70A81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nhideWhenUsed/>
    <w:rsid w:val="00BF3165"/>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FollowedHyperlink"/>
    <w:basedOn w:val="a0"/>
    <w:rPr>
      <w:color w:val="7E1FAD" w:themeColor="followedHyperlink"/>
      <w:u w:val="single"/>
    </w:rPr>
  </w:style>
  <w:style w:type="character" w:styleId="a6">
    <w:name w:val="Hyperlink"/>
    <w:basedOn w:val="a0"/>
    <w:qFormat/>
    <w:rPr>
      <w:color w:val="0000FF"/>
      <w:u w:val="single"/>
    </w:rPr>
  </w:style>
  <w:style w:type="character" w:styleId="a7">
    <w:name w:val="annotation reference"/>
    <w:basedOn w:val="a0"/>
    <w:rPr>
      <w:sz w:val="21"/>
      <w:szCs w:val="21"/>
    </w:rPr>
  </w:style>
  <w:style w:type="table" w:customStyle="1" w:styleId="TableNormal1">
    <w:name w:val="Table Normal1"/>
    <w:uiPriority w:val="99"/>
    <w:semiHidden/>
    <w:unhideWhenUsed/>
    <w:tblPr>
      <w:tblCellMar>
        <w:top w:w="0" w:type="dxa"/>
        <w:left w:w="108" w:type="dxa"/>
        <w:bottom w:w="0" w:type="dxa"/>
        <w:right w:w="108" w:type="dxa"/>
      </w:tblCellMar>
    </w:tblPr>
  </w:style>
  <w:style w:type="character" w:customStyle="1" w:styleId="HeaderChar">
    <w:name w:val="Header Char"/>
    <w:basedOn w:val="a0"/>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customStyle="1" w:styleId="FooterChar">
    <w:name w:val="Footer Char"/>
    <w:basedOn w:val="a0"/>
    <w:rPr>
      <w:rFonts w:asciiTheme="minorHAnsi" w:eastAsiaTheme="minorEastAsia" w:hAnsiTheme="minorHAnsi" w:cstheme="minorBidi"/>
      <w:kern w:val="2"/>
      <w:sz w:val="18"/>
      <w:szCs w:val="18"/>
    </w:rPr>
  </w:style>
  <w:style w:type="paragraph" w:customStyle="1" w:styleId="11">
    <w:name w:val="修订1"/>
    <w:hidden/>
    <w:uiPriority w:val="99"/>
    <w:unhideWhenUsed/>
    <w:rPr>
      <w:rFonts w:asciiTheme="minorHAnsi" w:eastAsiaTheme="minorEastAsia" w:hAnsiTheme="minorHAnsi" w:cstheme="minorBidi"/>
      <w:kern w:val="2"/>
      <w:sz w:val="21"/>
      <w:szCs w:val="24"/>
    </w:rPr>
  </w:style>
  <w:style w:type="character" w:customStyle="1" w:styleId="2">
    <w:name w:val="未处理的提及2"/>
    <w:basedOn w:val="a0"/>
    <w:uiPriority w:val="99"/>
    <w:semiHidden/>
    <w:unhideWhenUsed/>
    <w:rPr>
      <w:color w:val="605E5C"/>
      <w:shd w:val="clear" w:color="auto" w:fill="E1DFDD"/>
    </w:rPr>
  </w:style>
  <w:style w:type="character" w:customStyle="1" w:styleId="a8">
    <w:name w:val="页眉 字符"/>
    <w:basedOn w:val="a0"/>
    <w:qFormat/>
    <w:rPr>
      <w:rFonts w:asciiTheme="minorHAnsi" w:eastAsiaTheme="minorEastAsia" w:hAnsiTheme="minorHAnsi" w:cstheme="minorBidi"/>
      <w:kern w:val="2"/>
      <w:sz w:val="18"/>
      <w:szCs w:val="18"/>
    </w:rPr>
  </w:style>
  <w:style w:type="character" w:customStyle="1" w:styleId="a9">
    <w:name w:val="页脚 字符"/>
    <w:basedOn w:val="a0"/>
    <w:qFormat/>
    <w:rPr>
      <w:rFonts w:asciiTheme="minorHAnsi" w:eastAsiaTheme="minorEastAsia" w:hAnsiTheme="minorHAnsi" w:cstheme="minorBidi"/>
      <w:kern w:val="2"/>
      <w:sz w:val="18"/>
      <w:szCs w:val="18"/>
    </w:rPr>
  </w:style>
  <w:style w:type="character" w:customStyle="1" w:styleId="20">
    <w:name w:val="批注文字 字符2"/>
    <w:basedOn w:val="a0"/>
    <w:rPr>
      <w:rFonts w:asciiTheme="minorHAnsi" w:eastAsiaTheme="minorEastAsia" w:hAnsiTheme="minorHAnsi" w:cstheme="minorBidi"/>
      <w:kern w:val="2"/>
      <w:sz w:val="21"/>
      <w:szCs w:val="24"/>
    </w:rPr>
  </w:style>
  <w:style w:type="character" w:customStyle="1" w:styleId="CommentTextChar1">
    <w:name w:val="Comment Text Char1"/>
    <w:basedOn w:val="a0"/>
    <w:rPr>
      <w:rFonts w:asciiTheme="minorHAnsi" w:eastAsiaTheme="minorEastAsia" w:hAnsiTheme="minorHAnsi" w:cstheme="minorBidi"/>
      <w:kern w:val="2"/>
      <w:sz w:val="21"/>
      <w:szCs w:val="24"/>
    </w:rPr>
  </w:style>
  <w:style w:type="character" w:customStyle="1" w:styleId="HeaderChar1">
    <w:name w:val="Header Char1"/>
    <w:basedOn w:val="a0"/>
    <w:rPr>
      <w:rFonts w:asciiTheme="minorHAnsi" w:eastAsiaTheme="minorEastAsia" w:hAnsiTheme="minorHAnsi" w:cstheme="minorBidi"/>
      <w:kern w:val="2"/>
      <w:sz w:val="18"/>
      <w:szCs w:val="18"/>
    </w:rPr>
  </w:style>
  <w:style w:type="character" w:customStyle="1" w:styleId="FooterChar1">
    <w:name w:val="Footer Char1"/>
    <w:basedOn w:val="a0"/>
    <w:rPr>
      <w:rFonts w:asciiTheme="minorHAnsi" w:eastAsiaTheme="minorEastAsia" w:hAnsiTheme="minorHAnsi" w:cstheme="minorBidi"/>
      <w:kern w:val="2"/>
      <w:sz w:val="18"/>
      <w:szCs w:val="18"/>
    </w:rPr>
  </w:style>
  <w:style w:type="character" w:customStyle="1" w:styleId="3">
    <w:name w:val="未处理的提及3"/>
    <w:basedOn w:val="a0"/>
    <w:uiPriority w:val="99"/>
    <w:semiHidden/>
    <w:unhideWhenUsed/>
    <w:rPr>
      <w:color w:val="605E5C"/>
      <w:shd w:val="clear" w:color="auto" w:fill="E1DFDD"/>
    </w:rPr>
  </w:style>
  <w:style w:type="paragraph" w:customStyle="1" w:styleId="21">
    <w:name w:val="修订2"/>
    <w:hidden/>
    <w:uiPriority w:val="99"/>
    <w:unhideWhenUsed/>
    <w:rPr>
      <w:rFonts w:asciiTheme="minorHAnsi" w:eastAsiaTheme="minorEastAsia" w:hAnsiTheme="minorHAnsi" w:cstheme="minorBidi"/>
      <w:kern w:val="2"/>
      <w:sz w:val="21"/>
      <w:szCs w:val="24"/>
    </w:rPr>
  </w:style>
  <w:style w:type="character" w:customStyle="1" w:styleId="aa">
    <w:name w:val="批注文字 字符"/>
    <w:basedOn w:val="a0"/>
    <w:rPr>
      <w:rFonts w:asciiTheme="minorHAnsi" w:eastAsiaTheme="minorEastAsia" w:hAnsiTheme="minorHAnsi" w:cstheme="minorBidi"/>
      <w:kern w:val="2"/>
      <w:sz w:val="21"/>
      <w:szCs w:val="24"/>
    </w:rPr>
  </w:style>
  <w:style w:type="character" w:customStyle="1" w:styleId="ab">
    <w:name w:val="批注主题 字符"/>
    <w:basedOn w:val="aa"/>
    <w:rPr>
      <w:rFonts w:asciiTheme="minorHAnsi" w:eastAsiaTheme="minorEastAsia" w:hAnsiTheme="minorHAnsi" w:cstheme="minorBidi"/>
      <w:b/>
      <w:bCs/>
      <w:kern w:val="2"/>
      <w:sz w:val="21"/>
      <w:szCs w:val="24"/>
    </w:rPr>
  </w:style>
  <w:style w:type="character" w:customStyle="1" w:styleId="12">
    <w:name w:val="页眉 字符1"/>
    <w:basedOn w:val="a0"/>
    <w:rPr>
      <w:rFonts w:asciiTheme="minorHAnsi" w:eastAsiaTheme="minorEastAsia" w:hAnsiTheme="minorHAnsi" w:cstheme="minorBidi"/>
      <w:kern w:val="2"/>
      <w:sz w:val="18"/>
      <w:szCs w:val="18"/>
    </w:rPr>
  </w:style>
  <w:style w:type="character" w:customStyle="1" w:styleId="13">
    <w:name w:val="页脚 字符1"/>
    <w:basedOn w:val="a0"/>
    <w:rPr>
      <w:rFonts w:asciiTheme="minorHAnsi" w:eastAsiaTheme="minorEastAsia" w:hAnsiTheme="minorHAnsi" w:cstheme="minorBidi"/>
      <w:kern w:val="2"/>
      <w:sz w:val="18"/>
      <w:szCs w:val="18"/>
    </w:rPr>
  </w:style>
  <w:style w:type="character" w:customStyle="1" w:styleId="CommentReference1">
    <w:name w:val="Comment Reference1"/>
    <w:basedOn w:val="a0"/>
    <w:rPr>
      <w:sz w:val="21"/>
      <w:szCs w:val="21"/>
    </w:rPr>
  </w:style>
  <w:style w:type="paragraph" w:customStyle="1" w:styleId="30">
    <w:name w:val="修订3"/>
    <w:hidden/>
    <w:uiPriority w:val="99"/>
    <w:unhideWhenUsed/>
    <w:rPr>
      <w:rFonts w:asciiTheme="minorHAnsi" w:eastAsiaTheme="minorEastAsia" w:hAnsiTheme="minorHAnsi" w:cstheme="minorBidi"/>
      <w:kern w:val="2"/>
      <w:sz w:val="21"/>
      <w:szCs w:val="24"/>
    </w:rPr>
  </w:style>
  <w:style w:type="paragraph" w:styleId="ac">
    <w:name w:val="Revision"/>
    <w:hidden/>
    <w:uiPriority w:val="99"/>
    <w:unhideWhenUsed/>
    <w:rsid w:val="00A844F1"/>
    <w:rPr>
      <w:rFonts w:asciiTheme="minorHAnsi" w:eastAsiaTheme="minorEastAsia" w:hAnsiTheme="minorHAnsi" w:cstheme="minorBidi"/>
      <w:kern w:val="2"/>
      <w:sz w:val="21"/>
      <w:szCs w:val="24"/>
    </w:rPr>
  </w:style>
  <w:style w:type="character" w:styleId="ad">
    <w:name w:val="Unresolved Mention"/>
    <w:basedOn w:val="a0"/>
    <w:uiPriority w:val="99"/>
    <w:semiHidden/>
    <w:unhideWhenUsed/>
    <w:rsid w:val="004F10E8"/>
    <w:rPr>
      <w:color w:val="605E5C"/>
      <w:shd w:val="clear" w:color="auto" w:fill="E1DFDD"/>
    </w:rPr>
  </w:style>
  <w:style w:type="paragraph" w:customStyle="1" w:styleId="ae">
    <w:link w:val="CommentSubjectChar"/>
    <w:unhideWhenUsed/>
    <w:rsid w:val="00BF3165"/>
    <w:rPr>
      <w:b/>
      <w:bCs/>
    </w:rPr>
  </w:style>
  <w:style w:type="character" w:customStyle="1" w:styleId="CommentSubjectChar">
    <w:name w:val="Comment Subject Char"/>
    <w:basedOn w:val="a0"/>
    <w:link w:val="ae"/>
    <w:rsid w:val="00BF3165"/>
    <w:rPr>
      <w:rFonts w:asciiTheme="minorHAnsi" w:eastAsiaTheme="minorEastAsia" w:hAnsiTheme="minorHAnsi" w:cstheme="minorBidi"/>
      <w:b/>
      <w:bCs/>
      <w:kern w:val="2"/>
      <w:sz w:val="21"/>
      <w:szCs w:val="24"/>
    </w:rPr>
  </w:style>
  <w:style w:type="character" w:customStyle="1" w:styleId="HeaderChar2">
    <w:name w:val="Header Char2"/>
    <w:basedOn w:val="a0"/>
    <w:rsid w:val="00BF3165"/>
    <w:rPr>
      <w:rFonts w:asciiTheme="minorHAnsi" w:eastAsiaTheme="minorEastAsia" w:hAnsiTheme="minorHAnsi" w:cstheme="minorBidi"/>
      <w:kern w:val="2"/>
      <w:sz w:val="18"/>
      <w:szCs w:val="18"/>
    </w:rPr>
  </w:style>
  <w:style w:type="character" w:customStyle="1" w:styleId="FooterChar2">
    <w:name w:val="Footer Char2"/>
    <w:basedOn w:val="a0"/>
    <w:rsid w:val="00BF3165"/>
    <w:rPr>
      <w:rFonts w:asciiTheme="minorHAnsi" w:eastAsiaTheme="minorEastAsia" w:hAnsiTheme="minorHAnsi" w:cstheme="minorBidi"/>
      <w:kern w:val="2"/>
      <w:sz w:val="18"/>
      <w:szCs w:val="18"/>
    </w:rPr>
  </w:style>
  <w:style w:type="paragraph" w:styleId="af">
    <w:name w:val="header"/>
    <w:basedOn w:val="a"/>
    <w:link w:val="22"/>
    <w:qFormat/>
    <w:rsid w:val="00B42040"/>
    <w:pPr>
      <w:tabs>
        <w:tab w:val="center" w:pos="4680"/>
        <w:tab w:val="right" w:pos="9360"/>
      </w:tabs>
    </w:pPr>
  </w:style>
  <w:style w:type="character" w:customStyle="1" w:styleId="22">
    <w:name w:val="页眉 字符2"/>
    <w:basedOn w:val="a0"/>
    <w:link w:val="af"/>
    <w:rsid w:val="00B42040"/>
    <w:rPr>
      <w:rFonts w:asciiTheme="minorHAnsi" w:eastAsiaTheme="minorEastAsia" w:hAnsiTheme="minorHAnsi" w:cstheme="minorBidi"/>
      <w:kern w:val="2"/>
      <w:sz w:val="21"/>
      <w:szCs w:val="24"/>
    </w:rPr>
  </w:style>
  <w:style w:type="paragraph" w:styleId="af0">
    <w:name w:val="footer"/>
    <w:basedOn w:val="a"/>
    <w:link w:val="23"/>
    <w:qFormat/>
    <w:rsid w:val="00B42040"/>
    <w:pPr>
      <w:tabs>
        <w:tab w:val="center" w:pos="4680"/>
        <w:tab w:val="right" w:pos="9360"/>
      </w:tabs>
    </w:pPr>
  </w:style>
  <w:style w:type="character" w:customStyle="1" w:styleId="23">
    <w:name w:val="页脚 字符2"/>
    <w:basedOn w:val="a0"/>
    <w:link w:val="af0"/>
    <w:rsid w:val="00B42040"/>
    <w:rPr>
      <w:rFonts w:asciiTheme="minorHAnsi" w:eastAsiaTheme="minorEastAsia" w:hAnsiTheme="minorHAnsi" w:cstheme="minorBidi"/>
      <w:kern w:val="2"/>
      <w:sz w:val="21"/>
      <w:szCs w:val="24"/>
    </w:rPr>
  </w:style>
  <w:style w:type="character" w:customStyle="1" w:styleId="CommentTextChar2">
    <w:name w:val="Comment Text Char2"/>
    <w:basedOn w:val="a0"/>
    <w:rsid w:val="00B42040"/>
    <w:rPr>
      <w:rFonts w:asciiTheme="minorHAnsi" w:eastAsiaTheme="minorEastAsia" w:hAnsiTheme="minorHAnsi" w:cstheme="minorBidi"/>
      <w:kern w:val="2"/>
    </w:rPr>
  </w:style>
  <w:style w:type="character" w:customStyle="1" w:styleId="CommentSubjectChar1">
    <w:name w:val="Comment Subject Char1"/>
    <w:basedOn w:val="CommentTextChar2"/>
    <w:rsid w:val="00B42040"/>
    <w:rPr>
      <w:rFonts w:asciiTheme="minorHAnsi" w:eastAsiaTheme="minorEastAsia" w:hAnsiTheme="minorHAnsi" w:cstheme="minorBidi"/>
      <w:b/>
      <w:bCs/>
      <w:kern w:val="2"/>
    </w:rPr>
  </w:style>
  <w:style w:type="character" w:customStyle="1" w:styleId="HeaderChar4">
    <w:name w:val="Header Char4"/>
    <w:basedOn w:val="a0"/>
    <w:rsid w:val="00502090"/>
    <w:rPr>
      <w:rFonts w:asciiTheme="minorHAnsi" w:eastAsiaTheme="minorEastAsia" w:hAnsiTheme="minorHAnsi" w:cstheme="minorBidi"/>
      <w:kern w:val="2"/>
      <w:sz w:val="21"/>
      <w:szCs w:val="24"/>
    </w:rPr>
  </w:style>
  <w:style w:type="character" w:customStyle="1" w:styleId="FooterChar4">
    <w:name w:val="Footer Char4"/>
    <w:basedOn w:val="a0"/>
    <w:rsid w:val="00502090"/>
    <w:rPr>
      <w:rFonts w:asciiTheme="minorHAnsi" w:eastAsiaTheme="minorEastAsia" w:hAnsiTheme="minorHAnsi" w:cstheme="minorBidi"/>
      <w:kern w:val="2"/>
      <w:sz w:val="21"/>
      <w:szCs w:val="24"/>
    </w:rPr>
  </w:style>
  <w:style w:type="paragraph" w:styleId="af1">
    <w:name w:val="annotation text"/>
    <w:basedOn w:val="a"/>
    <w:link w:val="14"/>
    <w:pPr>
      <w:jc w:val="left"/>
    </w:pPr>
  </w:style>
  <w:style w:type="character" w:customStyle="1" w:styleId="14">
    <w:name w:val="批注文字 字符1"/>
    <w:basedOn w:val="a0"/>
    <w:link w:val="af1"/>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p.weixin.qq.com/s/Aj5svCXKo7WDYD_ZG0t3KA" TargetMode="External"/><Relationship Id="rId13" Type="http://schemas.openxmlformats.org/officeDocument/2006/relationships/hyperlink" Target="https://mp.weixin.qq.com/s/PMFKPRMlWsM6DMp3itcjew" TargetMode="External"/><Relationship Id="rId18" Type="http://schemas.openxmlformats.org/officeDocument/2006/relationships/hyperlink" Target="https://mp.weixin.qq.com/s/a91se7aeIFZtk89_o_6pQw"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mp.weixin.qq.com/s/ChIsdU1FoOe4Xes0mJXzgw" TargetMode="External"/><Relationship Id="rId12" Type="http://schemas.openxmlformats.org/officeDocument/2006/relationships/hyperlink" Target="https://mp.weixin.qq.com/s/Y-76U1lDKeyAPDtkCt0Iow" TargetMode="External"/><Relationship Id="rId17" Type="http://schemas.openxmlformats.org/officeDocument/2006/relationships/hyperlink" Target="https://mp.weixin.qq.com/s/hBYMTa-Bu_HbbM7PXLGgIQ" TargetMode="External"/><Relationship Id="rId2" Type="http://schemas.openxmlformats.org/officeDocument/2006/relationships/settings" Target="settings.xml"/><Relationship Id="rId16" Type="http://schemas.openxmlformats.org/officeDocument/2006/relationships/hyperlink" Target="https://mp.weixin.qq.com/s/Vv4T2XmpTmyp9f2Go6eDRg" TargetMode="External"/><Relationship Id="rId20" Type="http://schemas.openxmlformats.org/officeDocument/2006/relationships/hyperlink" Target="https://mp.weixin.qq.com/s/kGNeEgoYOP6XGwf1wg3f9Q" TargetMode="External"/><Relationship Id="rId1" Type="http://schemas.openxmlformats.org/officeDocument/2006/relationships/styles" Target="styles.xml"/><Relationship Id="rId6" Type="http://schemas.openxmlformats.org/officeDocument/2006/relationships/hyperlink" Target="https://www.cac.gov.cn/2026-09/04/c_1790271981772781.htm" TargetMode="External"/><Relationship Id="rId11" Type="http://schemas.openxmlformats.org/officeDocument/2006/relationships/hyperlink" Target="https://mp.weixin.qq.com/s/Rf05-HmzyYUj-zgOK1QiNQ" TargetMode="External"/><Relationship Id="rId5" Type="http://schemas.openxmlformats.org/officeDocument/2006/relationships/endnotes" Target="endnotes.xml"/><Relationship Id="rId15" Type="http://schemas.openxmlformats.org/officeDocument/2006/relationships/hyperlink" Target="https://mp.weixin.qq.com/s/Aj5svCXKo7WDYD_ZG0t3KA" TargetMode="External"/><Relationship Id="rId23" Type="http://schemas.openxmlformats.org/officeDocument/2006/relationships/theme" Target="theme/theme1.xml"/><Relationship Id="rId10" Type="http://schemas.openxmlformats.org/officeDocument/2006/relationships/hyperlink" Target="https://mp.weixin.qq.com/s/SID4KCNC4jKSj33cfd42Bg" TargetMode="External"/><Relationship Id="rId19" Type="http://schemas.openxmlformats.org/officeDocument/2006/relationships/hyperlink" Target="https://mp.weixin.qq.com/s/RvBkpcwj2dxIRic92ooxgQ" TargetMode="External"/><Relationship Id="rId4" Type="http://schemas.openxmlformats.org/officeDocument/2006/relationships/footnotes" Target="footnotes.xml"/><Relationship Id="rId9" Type="http://schemas.openxmlformats.org/officeDocument/2006/relationships/hyperlink" Target="https://mp.weixin.qq.com/s/XTMcFAt6midkLCY3QSeAYA" TargetMode="External"/><Relationship Id="rId14" Type="http://schemas.openxmlformats.org/officeDocument/2006/relationships/hyperlink" Target="https://mp.weixin.qq.com/s/VujeXcoCOWbulrM1vOcWJQ" TargetMode="External"/><Relationship Id="rId22"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Taoqy</dc:creator>
  <cp:keywords/>
  <cp:lastModifiedBy>尹宇</cp:lastModifiedBy>
  <cp:revision>5</cp:revision>
  <dcterms:created xsi:type="dcterms:W3CDTF">2026-09-10T10:01:00Z</dcterms:created>
  <dcterms:modified xsi:type="dcterms:W3CDTF">2026-09-12T12:47:00Z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CA0878D413CE4DBE8A7C34E1ACC989EC_13</vt:lpwstr>
  </property>
  <property fmtid="{D5CDD505-2E9C-101B-9397-08002B2CF9AE}" pid="4" name="KSOTemplateDocerSaveRecord">
    <vt:lpwstr>eyJoZGlkIjoiMzgxZmE0MzJkYjIxZWY4MjZlOTg3ZjJhZjQxNjcyNzAiLCJ1c2VySWQiOiI4MjY4OTA2MDQifQ==</vt:lpwstr>
  </property>
</Properties>
</file>