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929B" w14:textId="3E7BB5CE" w:rsidR="005A66A8" w:rsidRPr="005E62CE" w:rsidRDefault="00C467F5" w:rsidP="00747456">
      <w:pPr>
        <w:spacing w:line="360" w:lineRule="auto"/>
        <w:rPr>
          <w:rFonts w:ascii="Times New Roman" w:hAnsi="Times New Roman"/>
          <w:b/>
          <w:bCs/>
          <w:color w:val="0070C0"/>
          <w:sz w:val="36"/>
          <w:szCs w:val="36"/>
          <w:lang w:bidi="ar"/>
        </w:rPr>
      </w:pPr>
      <w:bookmarkStart w:id="0" w:name="OLE_LINK1"/>
      <w:r w:rsidRPr="00747456">
        <w:rPr>
          <w:rFonts w:ascii="Times New Roman" w:hAnsi="Times New Roman"/>
          <w:b/>
          <w:bCs/>
          <w:color w:val="0070C0"/>
          <w:sz w:val="36"/>
          <w:szCs w:val="36"/>
          <w:lang w:bidi="ar"/>
        </w:rPr>
        <w:t>CCAPP</w:t>
      </w:r>
      <w:r w:rsidRPr="00747456">
        <w:rPr>
          <w:rFonts w:ascii="Times New Roman" w:hAnsi="Times New Roman"/>
          <w:b/>
          <w:bCs/>
          <w:color w:val="0070C0"/>
          <w:sz w:val="36"/>
          <w:szCs w:val="36"/>
          <w:lang w:bidi="ar"/>
        </w:rPr>
        <w:t>绿讯播报</w:t>
      </w:r>
      <w:r w:rsidRPr="00747456">
        <w:rPr>
          <w:rFonts w:ascii="Times New Roman" w:hAnsi="Times New Roman"/>
          <w:b/>
          <w:bCs/>
          <w:color w:val="0070C0"/>
          <w:sz w:val="36"/>
          <w:szCs w:val="36"/>
          <w:lang w:bidi="ar"/>
        </w:rPr>
        <w:t xml:space="preserve"> |</w:t>
      </w:r>
      <w:bookmarkEnd w:id="0"/>
      <w:r w:rsidRPr="00747456">
        <w:rPr>
          <w:rFonts w:ascii="Times New Roman" w:hAnsi="Times New Roman"/>
          <w:b/>
          <w:bCs/>
          <w:color w:val="0070C0"/>
          <w:sz w:val="36"/>
          <w:szCs w:val="36"/>
          <w:lang w:bidi="ar"/>
        </w:rPr>
        <w:t xml:space="preserve"> </w:t>
      </w:r>
      <w:r w:rsidR="0067769C" w:rsidRPr="0067769C">
        <w:rPr>
          <w:rFonts w:ascii="Times New Roman" w:hAnsi="Times New Roman"/>
          <w:b/>
          <w:bCs/>
          <w:color w:val="0070C0"/>
          <w:sz w:val="36"/>
          <w:szCs w:val="36"/>
          <w:lang w:bidi="ar"/>
        </w:rPr>
        <w:t>山西印发重点行业</w:t>
      </w:r>
      <w:r w:rsidR="0067769C" w:rsidRPr="0067769C">
        <w:rPr>
          <w:rFonts w:ascii="Times New Roman" w:hAnsi="Times New Roman"/>
          <w:b/>
          <w:bCs/>
          <w:color w:val="0070C0"/>
          <w:sz w:val="36"/>
          <w:szCs w:val="36"/>
          <w:lang w:bidi="ar"/>
        </w:rPr>
        <w:t>“</w:t>
      </w:r>
      <w:r w:rsidR="0067769C" w:rsidRPr="0067769C">
        <w:rPr>
          <w:rFonts w:ascii="Times New Roman" w:hAnsi="Times New Roman"/>
          <w:b/>
          <w:bCs/>
          <w:color w:val="0070C0"/>
          <w:sz w:val="36"/>
          <w:szCs w:val="36"/>
          <w:lang w:bidi="ar"/>
        </w:rPr>
        <w:t>创</w:t>
      </w:r>
      <w:r w:rsidR="0067769C" w:rsidRPr="0067769C">
        <w:rPr>
          <w:rFonts w:ascii="Times New Roman" w:hAnsi="Times New Roman"/>
          <w:b/>
          <w:bCs/>
          <w:color w:val="0070C0"/>
          <w:sz w:val="36"/>
          <w:szCs w:val="36"/>
          <w:lang w:bidi="ar"/>
        </w:rPr>
        <w:t>A</w:t>
      </w:r>
      <w:r w:rsidR="0067769C" w:rsidRPr="0067769C">
        <w:rPr>
          <w:rFonts w:ascii="Times New Roman" w:hAnsi="Times New Roman"/>
          <w:b/>
          <w:bCs/>
          <w:color w:val="0070C0"/>
          <w:sz w:val="36"/>
          <w:szCs w:val="36"/>
          <w:lang w:bidi="ar"/>
        </w:rPr>
        <w:t>升</w:t>
      </w:r>
      <w:r w:rsidR="0067769C" w:rsidRPr="0067769C">
        <w:rPr>
          <w:rFonts w:ascii="Times New Roman" w:hAnsi="Times New Roman"/>
          <w:b/>
          <w:bCs/>
          <w:color w:val="0070C0"/>
          <w:sz w:val="36"/>
          <w:szCs w:val="36"/>
          <w:lang w:bidi="ar"/>
        </w:rPr>
        <w:t>B”</w:t>
      </w:r>
      <w:r w:rsidR="0067769C" w:rsidRPr="0067769C">
        <w:rPr>
          <w:rFonts w:ascii="Times New Roman" w:hAnsi="Times New Roman"/>
          <w:b/>
          <w:bCs/>
          <w:color w:val="0070C0"/>
          <w:sz w:val="36"/>
          <w:szCs w:val="36"/>
          <w:lang w:bidi="ar"/>
        </w:rPr>
        <w:t>方案，</w:t>
      </w:r>
      <w:r w:rsidR="0067769C" w:rsidRPr="0067769C">
        <w:rPr>
          <w:rFonts w:ascii="Times New Roman" w:hAnsi="Times New Roman"/>
          <w:b/>
          <w:bCs/>
          <w:color w:val="0070C0"/>
          <w:sz w:val="36"/>
          <w:szCs w:val="36"/>
          <w:lang w:bidi="ar"/>
        </w:rPr>
        <w:t>2029</w:t>
      </w:r>
      <w:r w:rsidR="0067769C" w:rsidRPr="0067769C">
        <w:rPr>
          <w:rFonts w:ascii="Times New Roman" w:hAnsi="Times New Roman"/>
          <w:b/>
          <w:bCs/>
          <w:color w:val="0070C0"/>
          <w:sz w:val="36"/>
          <w:szCs w:val="36"/>
          <w:lang w:bidi="ar"/>
        </w:rPr>
        <w:t>年先进企业占比不低于</w:t>
      </w:r>
      <w:r w:rsidR="0067769C" w:rsidRPr="0067769C">
        <w:rPr>
          <w:rFonts w:ascii="Times New Roman" w:hAnsi="Times New Roman"/>
          <w:b/>
          <w:bCs/>
          <w:color w:val="0070C0"/>
          <w:sz w:val="36"/>
          <w:szCs w:val="36"/>
          <w:lang w:bidi="ar"/>
        </w:rPr>
        <w:t>50%</w:t>
      </w:r>
      <w:r w:rsidR="0067769C">
        <w:rPr>
          <w:rFonts w:ascii="Times New Roman" w:hAnsi="Times New Roman" w:hint="eastAsia"/>
          <w:b/>
          <w:bCs/>
          <w:color w:val="0070C0"/>
          <w:sz w:val="36"/>
          <w:szCs w:val="36"/>
          <w:lang w:bidi="ar"/>
        </w:rPr>
        <w:t>；</w:t>
      </w:r>
      <w:r w:rsidR="005E62CE" w:rsidRPr="005E62CE">
        <w:rPr>
          <w:rFonts w:ascii="Times New Roman" w:hAnsi="Times New Roman"/>
          <w:b/>
          <w:bCs/>
          <w:color w:val="0070C0"/>
          <w:sz w:val="36"/>
          <w:szCs w:val="36"/>
          <w:lang w:bidi="ar"/>
        </w:rPr>
        <w:t>吉林出台秸秆综合利用</w:t>
      </w:r>
      <w:r w:rsidR="005E62CE" w:rsidRPr="005E62CE">
        <w:rPr>
          <w:rFonts w:ascii="Times New Roman" w:hAnsi="Times New Roman"/>
          <w:b/>
          <w:bCs/>
          <w:color w:val="0070C0"/>
          <w:sz w:val="36"/>
          <w:szCs w:val="36"/>
          <w:lang w:bidi="ar"/>
        </w:rPr>
        <w:t>20</w:t>
      </w:r>
      <w:r w:rsidR="005E62CE" w:rsidRPr="005E62CE">
        <w:rPr>
          <w:rFonts w:ascii="Times New Roman" w:hAnsi="Times New Roman"/>
          <w:b/>
          <w:bCs/>
          <w:color w:val="0070C0"/>
          <w:sz w:val="36"/>
          <w:szCs w:val="36"/>
          <w:lang w:bidi="ar"/>
        </w:rPr>
        <w:t>条，明确禁烧区和补贴标准</w:t>
      </w:r>
    </w:p>
    <w:p w14:paraId="134E929C" w14:textId="77777777" w:rsidR="005A66A8" w:rsidRDefault="005A66A8">
      <w:pPr>
        <w:rPr>
          <w:rFonts w:ascii="Times New Roman" w:eastAsia="宋体" w:hAnsi="Times New Roman" w:cs="Times New Roman"/>
          <w:lang w:bidi="ar"/>
        </w:rPr>
      </w:pPr>
    </w:p>
    <w:p w14:paraId="3C81DECD" w14:textId="4C752432" w:rsidR="00DA1977" w:rsidRPr="00F17724" w:rsidRDefault="00515B38" w:rsidP="00F17724">
      <w:pPr>
        <w:spacing w:line="360" w:lineRule="auto"/>
        <w:jc w:val="center"/>
        <w:rPr>
          <w:rFonts w:ascii="Times New Roman" w:eastAsia="宋体" w:hAnsi="Times New Roman" w:cs="Times New Roman" w:hint="eastAsia"/>
          <w:b/>
          <w:bCs/>
          <w:color w:val="00B050"/>
          <w:sz w:val="36"/>
          <w:szCs w:val="36"/>
        </w:rPr>
      </w:pPr>
      <w:r>
        <w:rPr>
          <w:rFonts w:ascii="Times New Roman" w:eastAsia="宋体" w:hAnsi="Times New Roman" w:cs="Times New Roman" w:hint="eastAsia"/>
          <w:b/>
          <w:bCs/>
          <w:color w:val="00B050"/>
          <w:sz w:val="36"/>
          <w:szCs w:val="36"/>
        </w:rPr>
        <w:t>（</w:t>
      </w:r>
      <w:r w:rsidR="00C467F5">
        <w:rPr>
          <w:rFonts w:ascii="Times New Roman" w:eastAsia="宋体" w:hAnsi="Times New Roman" w:cs="Times New Roman"/>
          <w:b/>
          <w:bCs/>
          <w:color w:val="00B050"/>
          <w:sz w:val="36"/>
          <w:szCs w:val="36"/>
        </w:rPr>
        <w:t>大气污染防治</w:t>
      </w:r>
      <w:bookmarkStart w:id="1" w:name="OLE_LINK6"/>
      <w:r>
        <w:rPr>
          <w:rFonts w:ascii="Times New Roman" w:eastAsia="宋体" w:hAnsi="Times New Roman" w:cs="Times New Roman" w:hint="eastAsia"/>
          <w:b/>
          <w:bCs/>
          <w:color w:val="00B050"/>
          <w:sz w:val="36"/>
          <w:szCs w:val="36"/>
        </w:rPr>
        <w:t>）</w:t>
      </w:r>
    </w:p>
    <w:p w14:paraId="29CE43B9" w14:textId="77777777" w:rsidR="00334F3C" w:rsidRPr="00CA6EF5" w:rsidRDefault="00334F3C" w:rsidP="00334F3C">
      <w:pPr>
        <w:spacing w:line="360" w:lineRule="auto"/>
        <w:rPr>
          <w:rFonts w:ascii="Times New Roman" w:eastAsia="宋体" w:hAnsi="Times New Roman" w:cs="Times New Roman"/>
          <w:color w:val="00B0F0"/>
          <w:sz w:val="24"/>
        </w:rPr>
      </w:pPr>
      <w:bookmarkStart w:id="2" w:name="OLE_LINK63"/>
      <w:bookmarkEnd w:id="1"/>
      <w:r w:rsidRPr="00CA6EF5">
        <w:rPr>
          <w:rFonts w:ascii="Times New Roman" w:eastAsia="宋体" w:hAnsi="Times New Roman" w:cs="Times New Roman"/>
          <w:b/>
          <w:bCs/>
          <w:color w:val="00B0F0"/>
          <w:sz w:val="24"/>
        </w:rPr>
        <w:t>【山西】山西印发重点行业大气环境绩效分级</w:t>
      </w:r>
      <w:r w:rsidRPr="00CA6EF5">
        <w:rPr>
          <w:rFonts w:ascii="Times New Roman" w:eastAsia="宋体" w:hAnsi="Times New Roman" w:cs="Times New Roman"/>
          <w:b/>
          <w:bCs/>
          <w:color w:val="00B0F0"/>
          <w:sz w:val="24"/>
        </w:rPr>
        <w:t>“</w:t>
      </w:r>
      <w:r w:rsidRPr="00CA6EF5">
        <w:rPr>
          <w:rFonts w:ascii="Times New Roman" w:eastAsia="宋体" w:hAnsi="Times New Roman" w:cs="Times New Roman"/>
          <w:b/>
          <w:bCs/>
          <w:color w:val="00B0F0"/>
          <w:sz w:val="24"/>
        </w:rPr>
        <w:t>创</w:t>
      </w:r>
      <w:r w:rsidRPr="00CA6EF5">
        <w:rPr>
          <w:rFonts w:ascii="Times New Roman" w:eastAsia="宋体" w:hAnsi="Times New Roman" w:cs="Times New Roman"/>
          <w:b/>
          <w:bCs/>
          <w:color w:val="00B0F0"/>
          <w:sz w:val="24"/>
        </w:rPr>
        <w:t>A</w:t>
      </w:r>
      <w:r w:rsidRPr="00CA6EF5">
        <w:rPr>
          <w:rFonts w:ascii="Times New Roman" w:eastAsia="宋体" w:hAnsi="Times New Roman" w:cs="Times New Roman"/>
          <w:b/>
          <w:bCs/>
          <w:color w:val="00B0F0"/>
          <w:sz w:val="24"/>
        </w:rPr>
        <w:t>升</w:t>
      </w:r>
      <w:r w:rsidRPr="00CA6EF5">
        <w:rPr>
          <w:rFonts w:ascii="Times New Roman" w:eastAsia="宋体" w:hAnsi="Times New Roman" w:cs="Times New Roman"/>
          <w:b/>
          <w:bCs/>
          <w:color w:val="00B0F0"/>
          <w:sz w:val="24"/>
        </w:rPr>
        <w:t>B”</w:t>
      </w:r>
      <w:r w:rsidRPr="00CA6EF5">
        <w:rPr>
          <w:rFonts w:ascii="Times New Roman" w:eastAsia="宋体" w:hAnsi="Times New Roman" w:cs="Times New Roman"/>
          <w:b/>
          <w:bCs/>
          <w:color w:val="00B0F0"/>
          <w:sz w:val="24"/>
        </w:rPr>
        <w:t>方案，提出</w:t>
      </w:r>
      <w:r w:rsidRPr="00CA6EF5">
        <w:rPr>
          <w:rFonts w:ascii="Times New Roman" w:eastAsia="宋体" w:hAnsi="Times New Roman" w:cs="Times New Roman"/>
          <w:b/>
          <w:bCs/>
          <w:color w:val="00B0F0"/>
          <w:sz w:val="24"/>
        </w:rPr>
        <w:t>2029</w:t>
      </w:r>
      <w:r w:rsidRPr="00CA6EF5">
        <w:rPr>
          <w:rFonts w:ascii="Times New Roman" w:eastAsia="宋体" w:hAnsi="Times New Roman" w:cs="Times New Roman"/>
          <w:b/>
          <w:bCs/>
          <w:color w:val="00B0F0"/>
          <w:sz w:val="24"/>
        </w:rPr>
        <w:t>年先进企业占比不低于</w:t>
      </w:r>
      <w:r w:rsidRPr="00CA6EF5">
        <w:rPr>
          <w:rFonts w:ascii="Times New Roman" w:eastAsia="宋体" w:hAnsi="Times New Roman" w:cs="Times New Roman"/>
          <w:b/>
          <w:bCs/>
          <w:color w:val="00B0F0"/>
          <w:sz w:val="24"/>
        </w:rPr>
        <w:t>50%</w:t>
      </w:r>
    </w:p>
    <w:bookmarkEnd w:id="2"/>
    <w:p w14:paraId="6908E792" w14:textId="64339876" w:rsidR="00334F3C" w:rsidRPr="00CA6EF5" w:rsidRDefault="00334F3C" w:rsidP="00334F3C">
      <w:pPr>
        <w:spacing w:line="360" w:lineRule="auto"/>
        <w:rPr>
          <w:rFonts w:ascii="Times New Roman" w:eastAsia="宋体" w:hAnsi="Times New Roman" w:cs="Times New Roman"/>
          <w:color w:val="EE0000"/>
          <w:sz w:val="24"/>
        </w:rPr>
      </w:pPr>
      <w:r w:rsidRPr="00CA6EF5">
        <w:rPr>
          <w:rFonts w:ascii="Times New Roman" w:eastAsia="宋体" w:hAnsi="Times New Roman" w:cs="Times New Roman"/>
          <w:b/>
          <w:bCs/>
          <w:color w:val="EE0000"/>
          <w:sz w:val="24"/>
        </w:rPr>
        <w:t>#</w:t>
      </w:r>
      <w:r w:rsidR="00FC29C3">
        <w:rPr>
          <w:rFonts w:ascii="Times New Roman" w:eastAsia="宋体" w:hAnsi="Times New Roman" w:cs="Times New Roman" w:hint="eastAsia"/>
          <w:b/>
          <w:bCs/>
          <w:color w:val="EE0000"/>
          <w:sz w:val="24"/>
        </w:rPr>
        <w:t>重点行业</w:t>
      </w:r>
      <w:r w:rsidR="00FC29C3">
        <w:rPr>
          <w:rFonts w:ascii="Times New Roman" w:eastAsia="宋体" w:hAnsi="Times New Roman" w:cs="Times New Roman" w:hint="eastAsia"/>
          <w:b/>
          <w:bCs/>
          <w:color w:val="EE0000"/>
          <w:sz w:val="24"/>
        </w:rPr>
        <w:t xml:space="preserve"> #</w:t>
      </w:r>
      <w:r w:rsidR="00FC29C3">
        <w:rPr>
          <w:rFonts w:ascii="Times New Roman" w:eastAsia="宋体" w:hAnsi="Times New Roman" w:cs="Times New Roman" w:hint="eastAsia"/>
          <w:b/>
          <w:bCs/>
          <w:color w:val="EE0000"/>
          <w:sz w:val="24"/>
        </w:rPr>
        <w:t>重污染天气</w:t>
      </w:r>
    </w:p>
    <w:p w14:paraId="15A8C44D" w14:textId="599A8A7A" w:rsidR="00334F3C" w:rsidRPr="00334F3C" w:rsidRDefault="00334F3C" w:rsidP="00CA6EF5">
      <w:pPr>
        <w:spacing w:line="360" w:lineRule="auto"/>
        <w:ind w:firstLineChars="200" w:firstLine="480"/>
        <w:rPr>
          <w:rFonts w:ascii="Times New Roman" w:eastAsia="宋体" w:hAnsi="Times New Roman" w:cs="Times New Roman"/>
          <w:sz w:val="24"/>
        </w:rPr>
      </w:pPr>
      <w:r w:rsidRPr="00334F3C">
        <w:rPr>
          <w:rFonts w:ascii="Times New Roman" w:eastAsia="宋体" w:hAnsi="Times New Roman" w:cs="Times New Roman"/>
          <w:sz w:val="24"/>
        </w:rPr>
        <w:t>近日，山西省生态环境厅等</w:t>
      </w:r>
      <w:r w:rsidRPr="00334F3C">
        <w:rPr>
          <w:rFonts w:ascii="Times New Roman" w:eastAsia="宋体" w:hAnsi="Times New Roman" w:cs="Times New Roman"/>
          <w:sz w:val="24"/>
        </w:rPr>
        <w:t>8</w:t>
      </w:r>
      <w:r w:rsidRPr="00334F3C">
        <w:rPr>
          <w:rFonts w:ascii="Times New Roman" w:eastAsia="宋体" w:hAnsi="Times New Roman" w:cs="Times New Roman"/>
          <w:sz w:val="24"/>
        </w:rPr>
        <w:t>部门印发《山西省重点行业大气环境绩效分级</w:t>
      </w:r>
      <w:r w:rsidRPr="00334F3C">
        <w:rPr>
          <w:rFonts w:ascii="Times New Roman" w:eastAsia="宋体" w:hAnsi="Times New Roman" w:cs="Times New Roman"/>
          <w:sz w:val="24"/>
        </w:rPr>
        <w:t>“</w:t>
      </w:r>
      <w:r w:rsidRPr="00334F3C">
        <w:rPr>
          <w:rFonts w:ascii="Times New Roman" w:eastAsia="宋体" w:hAnsi="Times New Roman" w:cs="Times New Roman"/>
          <w:sz w:val="24"/>
        </w:rPr>
        <w:t>创</w:t>
      </w:r>
      <w:r w:rsidRPr="00334F3C">
        <w:rPr>
          <w:rFonts w:ascii="Times New Roman" w:eastAsia="宋体" w:hAnsi="Times New Roman" w:cs="Times New Roman"/>
          <w:sz w:val="24"/>
        </w:rPr>
        <w:t>A</w:t>
      </w:r>
      <w:r w:rsidRPr="00334F3C">
        <w:rPr>
          <w:rFonts w:ascii="Times New Roman" w:eastAsia="宋体" w:hAnsi="Times New Roman" w:cs="Times New Roman"/>
          <w:sz w:val="24"/>
        </w:rPr>
        <w:t>升</w:t>
      </w:r>
      <w:r w:rsidRPr="00334F3C">
        <w:rPr>
          <w:rFonts w:ascii="Times New Roman" w:eastAsia="宋体" w:hAnsi="Times New Roman" w:cs="Times New Roman"/>
          <w:sz w:val="24"/>
        </w:rPr>
        <w:t>B”</w:t>
      </w:r>
      <w:r w:rsidRPr="00334F3C">
        <w:rPr>
          <w:rFonts w:ascii="Times New Roman" w:eastAsia="宋体" w:hAnsi="Times New Roman" w:cs="Times New Roman"/>
          <w:sz w:val="24"/>
        </w:rPr>
        <w:t>行动方案》。</w:t>
      </w:r>
      <w:r w:rsidRPr="00F17724">
        <w:rPr>
          <w:rFonts w:ascii="Times New Roman" w:eastAsia="宋体" w:hAnsi="Times New Roman" w:cs="Times New Roman"/>
          <w:b/>
          <w:bCs/>
          <w:sz w:val="24"/>
        </w:rPr>
        <w:t>方案明确，到</w:t>
      </w:r>
      <w:r w:rsidRPr="00F17724">
        <w:rPr>
          <w:rFonts w:ascii="Times New Roman" w:eastAsia="宋体" w:hAnsi="Times New Roman" w:cs="Times New Roman"/>
          <w:b/>
          <w:bCs/>
          <w:sz w:val="24"/>
        </w:rPr>
        <w:t>2029</w:t>
      </w:r>
      <w:r w:rsidRPr="00F17724">
        <w:rPr>
          <w:rFonts w:ascii="Times New Roman" w:eastAsia="宋体" w:hAnsi="Times New Roman" w:cs="Times New Roman"/>
          <w:b/>
          <w:bCs/>
          <w:sz w:val="24"/>
        </w:rPr>
        <w:t>年，全省</w:t>
      </w:r>
      <w:r w:rsidRPr="00F17724">
        <w:rPr>
          <w:rFonts w:ascii="Times New Roman" w:eastAsia="宋体" w:hAnsi="Times New Roman" w:cs="Times New Roman"/>
          <w:b/>
          <w:bCs/>
          <w:sz w:val="24"/>
        </w:rPr>
        <w:t>A</w:t>
      </w:r>
      <w:r w:rsidRPr="00F17724">
        <w:rPr>
          <w:rFonts w:ascii="Times New Roman" w:eastAsia="宋体" w:hAnsi="Times New Roman" w:cs="Times New Roman"/>
          <w:b/>
          <w:bCs/>
          <w:sz w:val="24"/>
        </w:rPr>
        <w:t>级、</w:t>
      </w:r>
      <w:r w:rsidRPr="00F17724">
        <w:rPr>
          <w:rFonts w:ascii="Times New Roman" w:eastAsia="宋体" w:hAnsi="Times New Roman" w:cs="Times New Roman"/>
          <w:b/>
          <w:bCs/>
          <w:sz w:val="24"/>
        </w:rPr>
        <w:t>B</w:t>
      </w:r>
      <w:r w:rsidRPr="00F17724">
        <w:rPr>
          <w:rFonts w:ascii="Times New Roman" w:eastAsia="宋体" w:hAnsi="Times New Roman" w:cs="Times New Roman"/>
          <w:b/>
          <w:bCs/>
          <w:sz w:val="24"/>
        </w:rPr>
        <w:t>级和引领性企业数量累计占比不低于</w:t>
      </w:r>
      <w:r w:rsidRPr="00F17724">
        <w:rPr>
          <w:rFonts w:ascii="Times New Roman" w:eastAsia="宋体" w:hAnsi="Times New Roman" w:cs="Times New Roman"/>
          <w:b/>
          <w:bCs/>
          <w:sz w:val="24"/>
        </w:rPr>
        <w:t>50%</w:t>
      </w:r>
      <w:r w:rsidRPr="00F17724">
        <w:rPr>
          <w:rFonts w:ascii="Times New Roman" w:eastAsia="宋体" w:hAnsi="Times New Roman" w:cs="Times New Roman"/>
          <w:b/>
          <w:bCs/>
          <w:sz w:val="24"/>
        </w:rPr>
        <w:t>，其中</w:t>
      </w:r>
      <w:r w:rsidRPr="00F17724">
        <w:rPr>
          <w:rFonts w:ascii="Times New Roman" w:eastAsia="宋体" w:hAnsi="Times New Roman" w:cs="Times New Roman"/>
          <w:b/>
          <w:bCs/>
          <w:sz w:val="24"/>
        </w:rPr>
        <w:t>A</w:t>
      </w:r>
      <w:r w:rsidRPr="00F17724">
        <w:rPr>
          <w:rFonts w:ascii="Times New Roman" w:eastAsia="宋体" w:hAnsi="Times New Roman" w:cs="Times New Roman"/>
          <w:b/>
          <w:bCs/>
          <w:sz w:val="24"/>
        </w:rPr>
        <w:t>级和引领性企业占比不低于</w:t>
      </w:r>
      <w:r w:rsidRPr="00F17724">
        <w:rPr>
          <w:rFonts w:ascii="Times New Roman" w:eastAsia="宋体" w:hAnsi="Times New Roman" w:cs="Times New Roman"/>
          <w:b/>
          <w:bCs/>
          <w:sz w:val="24"/>
        </w:rPr>
        <w:t>20%</w:t>
      </w:r>
      <w:r w:rsidRPr="00F17724">
        <w:rPr>
          <w:rFonts w:ascii="Times New Roman" w:eastAsia="宋体" w:hAnsi="Times New Roman" w:cs="Times New Roman"/>
          <w:b/>
          <w:bCs/>
          <w:sz w:val="24"/>
        </w:rPr>
        <w:t>；钢铁、焦化、水泥熟料、铝工业、铁合金、煤制氮肥等重点行业全面开展创</w:t>
      </w:r>
      <w:r w:rsidRPr="00F17724">
        <w:rPr>
          <w:rFonts w:ascii="Times New Roman" w:eastAsia="宋体" w:hAnsi="Times New Roman" w:cs="Times New Roman"/>
          <w:b/>
          <w:bCs/>
          <w:sz w:val="24"/>
        </w:rPr>
        <w:t>A</w:t>
      </w:r>
      <w:r w:rsidRPr="00F17724">
        <w:rPr>
          <w:rFonts w:ascii="Times New Roman" w:eastAsia="宋体" w:hAnsi="Times New Roman" w:cs="Times New Roman"/>
          <w:b/>
          <w:bCs/>
          <w:sz w:val="24"/>
        </w:rPr>
        <w:t>行动</w:t>
      </w:r>
      <w:r w:rsidRPr="00334F3C">
        <w:rPr>
          <w:rFonts w:ascii="Times New Roman" w:eastAsia="宋体" w:hAnsi="Times New Roman" w:cs="Times New Roman"/>
          <w:sz w:val="24"/>
        </w:rPr>
        <w:t>。山西还将通过环保税减免、专项资金支持、重污染天气自主减排等政策，引导企业提升绩效等级。详情</w:t>
      </w:r>
      <w:r w:rsidRPr="00334F3C">
        <w:rPr>
          <w:rFonts w:ascii="Times New Roman" w:eastAsia="宋体" w:hAnsi="Times New Roman" w:cs="Times New Roman"/>
          <w:sz w:val="24"/>
        </w:rPr>
        <w:t>&gt;&gt;</w:t>
      </w:r>
    </w:p>
    <w:p w14:paraId="15DE6A6C" w14:textId="322AF42D" w:rsidR="00B746BA" w:rsidRDefault="00CA6EF5">
      <w:pPr>
        <w:spacing w:line="360" w:lineRule="auto"/>
        <w:rPr>
          <w:rStyle w:val="aa"/>
          <w:rFonts w:ascii="Times New Roman" w:eastAsia="宋体" w:hAnsi="Times New Roman" w:cs="Times New Roman"/>
          <w:color w:val="auto"/>
          <w:sz w:val="24"/>
          <w:u w:val="none"/>
        </w:rPr>
      </w:pPr>
      <w:hyperlink r:id="rId8" w:history="1">
        <w:r w:rsidRPr="0088013B">
          <w:rPr>
            <w:rStyle w:val="aa"/>
            <w:rFonts w:ascii="Times New Roman" w:eastAsia="宋体" w:hAnsi="Times New Roman" w:cs="Times New Roman"/>
            <w:sz w:val="24"/>
          </w:rPr>
          <w:t>https://mp.weixin.qq.com/s/DYvEV2T4cIvyOfAfRXn6Rw</w:t>
        </w:r>
      </w:hyperlink>
    </w:p>
    <w:p w14:paraId="5658450C" w14:textId="77777777" w:rsidR="00CA6EF5" w:rsidRPr="00CA6EF5" w:rsidRDefault="00CA6EF5">
      <w:pPr>
        <w:spacing w:line="360" w:lineRule="auto"/>
        <w:rPr>
          <w:rStyle w:val="aa"/>
          <w:rFonts w:ascii="Times New Roman" w:eastAsia="宋体" w:hAnsi="Times New Roman" w:cs="Times New Roman"/>
          <w:color w:val="auto"/>
          <w:sz w:val="24"/>
          <w:u w:val="none"/>
        </w:rPr>
      </w:pPr>
    </w:p>
    <w:p w14:paraId="7B79D611" w14:textId="337FDB73" w:rsidR="00E93F25" w:rsidRPr="00EE5D36" w:rsidRDefault="00E93F25" w:rsidP="00E93F25">
      <w:pPr>
        <w:spacing w:line="360" w:lineRule="auto"/>
        <w:rPr>
          <w:rFonts w:ascii="Times New Roman" w:eastAsia="宋体" w:hAnsi="Times New Roman" w:cs="Times New Roman"/>
          <w:b/>
          <w:bCs/>
          <w:color w:val="00B0F0"/>
          <w:sz w:val="24"/>
        </w:rPr>
      </w:pPr>
      <w:r w:rsidRPr="00CA6EF5">
        <w:rPr>
          <w:rFonts w:ascii="Times New Roman" w:eastAsia="宋体" w:hAnsi="Times New Roman" w:cs="Times New Roman"/>
          <w:b/>
          <w:bCs/>
          <w:color w:val="00B0F0"/>
          <w:sz w:val="24"/>
        </w:rPr>
        <w:t>【湖北】恩施州发布大气污染防治三年方案，</w:t>
      </w:r>
      <w:r w:rsidR="00325BCB">
        <w:rPr>
          <w:rFonts w:ascii="Times New Roman" w:eastAsia="宋体" w:hAnsi="Times New Roman" w:cs="Times New Roman" w:hint="eastAsia"/>
          <w:b/>
          <w:bCs/>
          <w:color w:val="00B0F0"/>
          <w:sz w:val="24"/>
        </w:rPr>
        <w:t>聚焦</w:t>
      </w:r>
      <w:r w:rsidR="00325BCB" w:rsidRPr="00EE5D36">
        <w:rPr>
          <w:rFonts w:ascii="Times New Roman" w:eastAsia="宋体" w:hAnsi="Times New Roman" w:cs="Times New Roman"/>
          <w:b/>
          <w:bCs/>
          <w:color w:val="00B0F0"/>
          <w:sz w:val="24"/>
        </w:rPr>
        <w:t>工业源、移动源、扬尘源</w:t>
      </w:r>
      <w:r w:rsidR="00325BCB" w:rsidRPr="00EE5D36">
        <w:rPr>
          <w:rFonts w:ascii="Times New Roman" w:eastAsia="宋体" w:hAnsi="Times New Roman" w:cs="Times New Roman" w:hint="eastAsia"/>
          <w:b/>
          <w:bCs/>
          <w:color w:val="00B0F0"/>
          <w:sz w:val="24"/>
        </w:rPr>
        <w:t>等</w:t>
      </w:r>
      <w:r w:rsidR="00EE5D36" w:rsidRPr="00EE5D36">
        <w:rPr>
          <w:rFonts w:ascii="Times New Roman" w:eastAsia="宋体" w:hAnsi="Times New Roman" w:cs="Times New Roman" w:hint="eastAsia"/>
          <w:b/>
          <w:bCs/>
          <w:color w:val="00B0F0"/>
          <w:sz w:val="24"/>
        </w:rPr>
        <w:t>领域</w:t>
      </w:r>
    </w:p>
    <w:p w14:paraId="0C16352D" w14:textId="43A9A324" w:rsidR="00E93F25" w:rsidRPr="00CA6EF5" w:rsidRDefault="00E93F25" w:rsidP="00E93F25">
      <w:pPr>
        <w:spacing w:line="360" w:lineRule="auto"/>
        <w:rPr>
          <w:rFonts w:ascii="Times New Roman" w:eastAsia="宋体" w:hAnsi="Times New Roman" w:cs="Times New Roman"/>
          <w:color w:val="EE0000"/>
          <w:sz w:val="24"/>
        </w:rPr>
      </w:pPr>
      <w:r w:rsidRPr="00CA6EF5">
        <w:rPr>
          <w:rFonts w:ascii="Times New Roman" w:eastAsia="宋体" w:hAnsi="Times New Roman" w:cs="Times New Roman"/>
          <w:b/>
          <w:bCs/>
          <w:color w:val="EE0000"/>
          <w:sz w:val="24"/>
        </w:rPr>
        <w:t>#</w:t>
      </w:r>
      <w:r w:rsidR="00325BCB">
        <w:rPr>
          <w:rFonts w:ascii="Times New Roman" w:eastAsia="宋体" w:hAnsi="Times New Roman" w:cs="Times New Roman" w:hint="eastAsia"/>
          <w:b/>
          <w:bCs/>
          <w:color w:val="EE0000"/>
          <w:sz w:val="24"/>
        </w:rPr>
        <w:t>超低排放改造</w:t>
      </w:r>
      <w:r w:rsidRPr="00CA6EF5">
        <w:rPr>
          <w:rFonts w:ascii="Times New Roman" w:eastAsia="宋体" w:hAnsi="Times New Roman" w:cs="Times New Roman"/>
          <w:b/>
          <w:bCs/>
          <w:color w:val="EE0000"/>
          <w:sz w:val="24"/>
        </w:rPr>
        <w:t xml:space="preserve"> #</w:t>
      </w:r>
      <w:r w:rsidRPr="00CA6EF5">
        <w:rPr>
          <w:rFonts w:ascii="Times New Roman" w:eastAsia="宋体" w:hAnsi="Times New Roman" w:cs="Times New Roman"/>
          <w:b/>
          <w:bCs/>
          <w:color w:val="EE0000"/>
          <w:sz w:val="24"/>
        </w:rPr>
        <w:t>移动源治理</w:t>
      </w:r>
      <w:r w:rsidRPr="00CA6EF5">
        <w:rPr>
          <w:rFonts w:ascii="Times New Roman" w:eastAsia="宋体" w:hAnsi="Times New Roman" w:cs="Times New Roman"/>
          <w:b/>
          <w:bCs/>
          <w:color w:val="EE0000"/>
          <w:sz w:val="24"/>
        </w:rPr>
        <w:t xml:space="preserve"> #</w:t>
      </w:r>
      <w:r w:rsidRPr="00CA6EF5">
        <w:rPr>
          <w:rFonts w:ascii="Times New Roman" w:eastAsia="宋体" w:hAnsi="Times New Roman" w:cs="Times New Roman"/>
          <w:b/>
          <w:bCs/>
          <w:color w:val="EE0000"/>
          <w:sz w:val="24"/>
        </w:rPr>
        <w:t>扬尘治理</w:t>
      </w:r>
    </w:p>
    <w:p w14:paraId="4B02C182" w14:textId="4A967B27" w:rsidR="00E93F25" w:rsidRPr="00E93F25" w:rsidRDefault="00E93F25" w:rsidP="00CA6EF5">
      <w:pPr>
        <w:spacing w:line="360" w:lineRule="auto"/>
        <w:ind w:firstLineChars="200" w:firstLine="480"/>
        <w:rPr>
          <w:rFonts w:ascii="Times New Roman" w:eastAsia="宋体" w:hAnsi="Times New Roman" w:cs="Times New Roman"/>
          <w:sz w:val="24"/>
        </w:rPr>
      </w:pPr>
      <w:r w:rsidRPr="00E93F25">
        <w:rPr>
          <w:rFonts w:ascii="Times New Roman" w:eastAsia="宋体" w:hAnsi="Times New Roman" w:cs="Times New Roman"/>
          <w:sz w:val="24"/>
        </w:rPr>
        <w:t>近日，恩施州政府办公室印发《恩施州大气污染防治攻坚三年行动实施方案（</w:t>
      </w:r>
      <w:r w:rsidRPr="00E93F25">
        <w:rPr>
          <w:rFonts w:ascii="Times New Roman" w:eastAsia="宋体" w:hAnsi="Times New Roman" w:cs="Times New Roman"/>
          <w:sz w:val="24"/>
        </w:rPr>
        <w:t>2026—2028</w:t>
      </w:r>
      <w:r w:rsidRPr="00E93F25">
        <w:rPr>
          <w:rFonts w:ascii="Times New Roman" w:eastAsia="宋体" w:hAnsi="Times New Roman" w:cs="Times New Roman"/>
          <w:sz w:val="24"/>
        </w:rPr>
        <w:t>年）》，聚焦</w:t>
      </w:r>
      <w:bookmarkStart w:id="3" w:name="OLE_LINK62"/>
      <w:r w:rsidRPr="00E93F25">
        <w:rPr>
          <w:rFonts w:ascii="Times New Roman" w:eastAsia="宋体" w:hAnsi="Times New Roman" w:cs="Times New Roman"/>
          <w:sz w:val="24"/>
        </w:rPr>
        <w:t>工业源、移动源、扬尘源和生活面源</w:t>
      </w:r>
      <w:bookmarkEnd w:id="3"/>
      <w:r w:rsidRPr="00E93F25">
        <w:rPr>
          <w:rFonts w:ascii="Times New Roman" w:eastAsia="宋体" w:hAnsi="Times New Roman" w:cs="Times New Roman"/>
          <w:sz w:val="24"/>
        </w:rPr>
        <w:t>四大领域，部署六大类十九项重点任务。</w:t>
      </w:r>
      <w:r w:rsidRPr="00325BCB">
        <w:rPr>
          <w:rFonts w:ascii="Times New Roman" w:eastAsia="宋体" w:hAnsi="Times New Roman" w:cs="Times New Roman"/>
          <w:b/>
          <w:bCs/>
          <w:sz w:val="24"/>
        </w:rPr>
        <w:t>工业源方面，</w:t>
      </w:r>
      <w:r w:rsidRPr="00325BCB">
        <w:rPr>
          <w:rFonts w:ascii="Times New Roman" w:eastAsia="宋体" w:hAnsi="Times New Roman" w:cs="Times New Roman"/>
          <w:b/>
          <w:bCs/>
          <w:sz w:val="24"/>
        </w:rPr>
        <w:t>2027</w:t>
      </w:r>
      <w:r w:rsidRPr="00325BCB">
        <w:rPr>
          <w:rFonts w:ascii="Times New Roman" w:eastAsia="宋体" w:hAnsi="Times New Roman" w:cs="Times New Roman"/>
          <w:b/>
          <w:bCs/>
          <w:sz w:val="24"/>
        </w:rPr>
        <w:t>年底前将完成</w:t>
      </w:r>
      <w:r w:rsidRPr="00325BCB">
        <w:rPr>
          <w:rFonts w:ascii="Times New Roman" w:eastAsia="宋体" w:hAnsi="Times New Roman" w:cs="Times New Roman"/>
          <w:b/>
          <w:bCs/>
          <w:sz w:val="24"/>
        </w:rPr>
        <w:t>3</w:t>
      </w:r>
      <w:r w:rsidRPr="00325BCB">
        <w:rPr>
          <w:rFonts w:ascii="Times New Roman" w:eastAsia="宋体" w:hAnsi="Times New Roman" w:cs="Times New Roman"/>
          <w:b/>
          <w:bCs/>
          <w:sz w:val="24"/>
        </w:rPr>
        <w:t>家以上水泥熟料企业及恩施市生活垃圾焚烧企业超低排放改造；移动源方面，到</w:t>
      </w:r>
      <w:r w:rsidRPr="00325BCB">
        <w:rPr>
          <w:rFonts w:ascii="Times New Roman" w:eastAsia="宋体" w:hAnsi="Times New Roman" w:cs="Times New Roman"/>
          <w:b/>
          <w:bCs/>
          <w:sz w:val="24"/>
        </w:rPr>
        <w:t>2028</w:t>
      </w:r>
      <w:r w:rsidRPr="00325BCB">
        <w:rPr>
          <w:rFonts w:ascii="Times New Roman" w:eastAsia="宋体" w:hAnsi="Times New Roman" w:cs="Times New Roman"/>
          <w:b/>
          <w:bCs/>
          <w:sz w:val="24"/>
        </w:rPr>
        <w:t>年水泥、商砼等行业清洁运输比例力争达</w:t>
      </w:r>
      <w:r w:rsidRPr="00325BCB">
        <w:rPr>
          <w:rFonts w:ascii="Times New Roman" w:eastAsia="宋体" w:hAnsi="Times New Roman" w:cs="Times New Roman"/>
          <w:b/>
          <w:bCs/>
          <w:sz w:val="24"/>
        </w:rPr>
        <w:t>50%</w:t>
      </w:r>
      <w:r w:rsidRPr="00325BCB">
        <w:rPr>
          <w:rFonts w:ascii="Times New Roman" w:eastAsia="宋体" w:hAnsi="Times New Roman" w:cs="Times New Roman"/>
          <w:b/>
          <w:bCs/>
          <w:sz w:val="24"/>
        </w:rPr>
        <w:t>，淘汰</w:t>
      </w:r>
      <w:r w:rsidRPr="00325BCB">
        <w:rPr>
          <w:rFonts w:ascii="Times New Roman" w:eastAsia="宋体" w:hAnsi="Times New Roman" w:cs="Times New Roman"/>
          <w:b/>
          <w:bCs/>
          <w:sz w:val="24"/>
        </w:rPr>
        <w:t>60%</w:t>
      </w:r>
      <w:r w:rsidRPr="00325BCB">
        <w:rPr>
          <w:rFonts w:ascii="Times New Roman" w:eastAsia="宋体" w:hAnsi="Times New Roman" w:cs="Times New Roman"/>
          <w:b/>
          <w:bCs/>
          <w:sz w:val="24"/>
        </w:rPr>
        <w:t>国四及以下中重型货车和</w:t>
      </w:r>
      <w:r w:rsidRPr="00325BCB">
        <w:rPr>
          <w:rFonts w:ascii="Times New Roman" w:eastAsia="宋体" w:hAnsi="Times New Roman" w:cs="Times New Roman"/>
          <w:b/>
          <w:bCs/>
          <w:sz w:val="24"/>
        </w:rPr>
        <w:t>60%</w:t>
      </w:r>
      <w:r w:rsidRPr="00325BCB">
        <w:rPr>
          <w:rFonts w:ascii="Times New Roman" w:eastAsia="宋体" w:hAnsi="Times New Roman" w:cs="Times New Roman"/>
          <w:b/>
          <w:bCs/>
          <w:sz w:val="24"/>
        </w:rPr>
        <w:t>国二及以下工程机械；扬尘治理方面，各县市城区降尘量稳定控制在</w:t>
      </w:r>
      <w:r w:rsidRPr="00325BCB">
        <w:rPr>
          <w:rFonts w:ascii="Times New Roman" w:eastAsia="宋体" w:hAnsi="Times New Roman" w:cs="Times New Roman"/>
          <w:b/>
          <w:bCs/>
          <w:sz w:val="24"/>
        </w:rPr>
        <w:t>5</w:t>
      </w:r>
      <w:r w:rsidRPr="00325BCB">
        <w:rPr>
          <w:rFonts w:ascii="Times New Roman" w:eastAsia="宋体" w:hAnsi="Times New Roman" w:cs="Times New Roman"/>
          <w:b/>
          <w:bCs/>
          <w:sz w:val="24"/>
        </w:rPr>
        <w:t>吨</w:t>
      </w:r>
      <w:r w:rsidRPr="00325BCB">
        <w:rPr>
          <w:rFonts w:ascii="Times New Roman" w:eastAsia="宋体" w:hAnsi="Times New Roman" w:cs="Times New Roman"/>
          <w:b/>
          <w:bCs/>
          <w:sz w:val="24"/>
        </w:rPr>
        <w:t>/</w:t>
      </w:r>
      <w:r w:rsidRPr="00325BCB">
        <w:rPr>
          <w:rFonts w:ascii="Times New Roman" w:eastAsia="宋体" w:hAnsi="Times New Roman" w:cs="Times New Roman"/>
          <w:b/>
          <w:bCs/>
          <w:sz w:val="24"/>
        </w:rPr>
        <w:t>平方公里</w:t>
      </w:r>
      <w:r w:rsidRPr="00325BCB">
        <w:rPr>
          <w:rFonts w:ascii="Times New Roman" w:eastAsia="宋体" w:hAnsi="Times New Roman" w:cs="Times New Roman"/>
          <w:b/>
          <w:bCs/>
          <w:sz w:val="24"/>
        </w:rPr>
        <w:t>·</w:t>
      </w:r>
      <w:r w:rsidRPr="00325BCB">
        <w:rPr>
          <w:rFonts w:ascii="Times New Roman" w:eastAsia="宋体" w:hAnsi="Times New Roman" w:cs="Times New Roman"/>
          <w:b/>
          <w:bCs/>
          <w:sz w:val="24"/>
        </w:rPr>
        <w:t>月以下。</w:t>
      </w:r>
      <w:r w:rsidRPr="00E93F25">
        <w:rPr>
          <w:rFonts w:ascii="Times New Roman" w:eastAsia="宋体" w:hAnsi="Times New Roman" w:cs="Times New Roman"/>
          <w:sz w:val="24"/>
        </w:rPr>
        <w:t>详情</w:t>
      </w:r>
      <w:r w:rsidRPr="00E93F25">
        <w:rPr>
          <w:rFonts w:ascii="Times New Roman" w:eastAsia="宋体" w:hAnsi="Times New Roman" w:cs="Times New Roman"/>
          <w:sz w:val="24"/>
        </w:rPr>
        <w:t>&gt;&gt;</w:t>
      </w:r>
    </w:p>
    <w:p w14:paraId="12779454" w14:textId="7351ED1E" w:rsidR="00E93F25" w:rsidRDefault="00D005FB">
      <w:pPr>
        <w:spacing w:line="360" w:lineRule="auto"/>
        <w:rPr>
          <w:rStyle w:val="aa"/>
          <w:rFonts w:ascii="Times New Roman" w:eastAsia="宋体" w:hAnsi="Times New Roman" w:cs="Times New Roman"/>
          <w:color w:val="auto"/>
          <w:sz w:val="24"/>
          <w:u w:val="none"/>
        </w:rPr>
      </w:pPr>
      <w:hyperlink r:id="rId9" w:history="1">
        <w:r w:rsidRPr="0088013B">
          <w:rPr>
            <w:rStyle w:val="aa"/>
            <w:rFonts w:ascii="Times New Roman" w:eastAsia="宋体" w:hAnsi="Times New Roman" w:cs="Times New Roman"/>
            <w:sz w:val="24"/>
          </w:rPr>
          <w:t>https://mp.weixin.qq.com/s/lrjZs-xMSjNRDrggrfds_Q</w:t>
        </w:r>
      </w:hyperlink>
    </w:p>
    <w:p w14:paraId="4EA46D42" w14:textId="77777777" w:rsidR="00D005FB" w:rsidRPr="00D005FB" w:rsidRDefault="00D005FB">
      <w:pPr>
        <w:spacing w:line="360" w:lineRule="auto"/>
        <w:rPr>
          <w:rStyle w:val="aa"/>
          <w:rFonts w:ascii="Times New Roman" w:eastAsia="宋体" w:hAnsi="Times New Roman" w:cs="Times New Roman"/>
          <w:color w:val="auto"/>
          <w:sz w:val="24"/>
          <w:u w:val="none"/>
        </w:rPr>
      </w:pPr>
    </w:p>
    <w:p w14:paraId="758FF57C" w14:textId="77777777" w:rsidR="008C53E6" w:rsidRPr="007C3ED6" w:rsidRDefault="008C53E6" w:rsidP="008C53E6">
      <w:pPr>
        <w:spacing w:line="360" w:lineRule="auto"/>
        <w:rPr>
          <w:rFonts w:ascii="Times New Roman" w:eastAsia="宋体" w:hAnsi="Times New Roman" w:cs="Times New Roman"/>
          <w:color w:val="00B0F0"/>
          <w:sz w:val="24"/>
        </w:rPr>
      </w:pPr>
      <w:r w:rsidRPr="007C3ED6">
        <w:rPr>
          <w:rFonts w:ascii="Times New Roman" w:eastAsia="宋体" w:hAnsi="Times New Roman" w:cs="Times New Roman"/>
          <w:b/>
          <w:bCs/>
          <w:color w:val="00B0F0"/>
          <w:sz w:val="24"/>
        </w:rPr>
        <w:lastRenderedPageBreak/>
        <w:t>【四川】资阳临空经济区用</w:t>
      </w:r>
      <w:r w:rsidRPr="007C3ED6">
        <w:rPr>
          <w:rFonts w:ascii="Times New Roman" w:eastAsia="宋体" w:hAnsi="Times New Roman" w:cs="Times New Roman"/>
          <w:b/>
          <w:bCs/>
          <w:color w:val="00B0F0"/>
          <w:sz w:val="24"/>
        </w:rPr>
        <w:t>“</w:t>
      </w:r>
      <w:r w:rsidRPr="007C3ED6">
        <w:rPr>
          <w:rFonts w:ascii="Times New Roman" w:eastAsia="宋体" w:hAnsi="Times New Roman" w:cs="Times New Roman"/>
          <w:b/>
          <w:bCs/>
          <w:color w:val="00B0F0"/>
          <w:sz w:val="24"/>
        </w:rPr>
        <w:t>三招</w:t>
      </w:r>
      <w:r w:rsidRPr="007C3ED6">
        <w:rPr>
          <w:rFonts w:ascii="Times New Roman" w:eastAsia="宋体" w:hAnsi="Times New Roman" w:cs="Times New Roman"/>
          <w:b/>
          <w:bCs/>
          <w:color w:val="00B0F0"/>
          <w:sz w:val="24"/>
        </w:rPr>
        <w:t>”</w:t>
      </w:r>
      <w:r w:rsidRPr="007C3ED6">
        <w:rPr>
          <w:rFonts w:ascii="Times New Roman" w:eastAsia="宋体" w:hAnsi="Times New Roman" w:cs="Times New Roman"/>
          <w:b/>
          <w:bCs/>
          <w:color w:val="00B0F0"/>
          <w:sz w:val="24"/>
        </w:rPr>
        <w:t>推进秸秆精准管控</w:t>
      </w:r>
    </w:p>
    <w:p w14:paraId="2EC996ED" w14:textId="0ED05344" w:rsidR="008C53E6" w:rsidRPr="007C3ED6" w:rsidRDefault="008C53E6" w:rsidP="008C53E6">
      <w:pPr>
        <w:spacing w:line="360" w:lineRule="auto"/>
        <w:rPr>
          <w:rFonts w:ascii="Times New Roman" w:eastAsia="宋体" w:hAnsi="Times New Roman" w:cs="Times New Roman"/>
          <w:color w:val="EE0000"/>
          <w:sz w:val="24"/>
        </w:rPr>
      </w:pPr>
      <w:r w:rsidRPr="007C3ED6">
        <w:rPr>
          <w:rFonts w:ascii="Times New Roman" w:eastAsia="宋体" w:hAnsi="Times New Roman" w:cs="Times New Roman"/>
          <w:b/>
          <w:bCs/>
          <w:color w:val="EE0000"/>
          <w:sz w:val="24"/>
        </w:rPr>
        <w:t>#</w:t>
      </w:r>
      <w:r w:rsidRPr="007C3ED6">
        <w:rPr>
          <w:rFonts w:ascii="Times New Roman" w:eastAsia="宋体" w:hAnsi="Times New Roman" w:cs="Times New Roman"/>
          <w:b/>
          <w:bCs/>
          <w:color w:val="EE0000"/>
          <w:sz w:val="24"/>
        </w:rPr>
        <w:t>秸秆禁烧</w:t>
      </w:r>
      <w:r w:rsidRPr="007C3ED6">
        <w:rPr>
          <w:rFonts w:ascii="Times New Roman" w:eastAsia="宋体" w:hAnsi="Times New Roman" w:cs="Times New Roman"/>
          <w:b/>
          <w:bCs/>
          <w:color w:val="EE0000"/>
          <w:sz w:val="24"/>
        </w:rPr>
        <w:t xml:space="preserve"> </w:t>
      </w:r>
    </w:p>
    <w:p w14:paraId="06AFC5C3" w14:textId="601834D9" w:rsidR="008C53E6" w:rsidRPr="008C53E6" w:rsidRDefault="008C53E6" w:rsidP="007C3ED6">
      <w:pPr>
        <w:spacing w:line="360" w:lineRule="auto"/>
        <w:ind w:firstLineChars="200" w:firstLine="480"/>
        <w:rPr>
          <w:rFonts w:ascii="Times New Roman" w:eastAsia="宋体" w:hAnsi="Times New Roman" w:cs="Times New Roman"/>
          <w:sz w:val="24"/>
        </w:rPr>
      </w:pPr>
      <w:r w:rsidRPr="008C53E6">
        <w:rPr>
          <w:rFonts w:ascii="Times New Roman" w:eastAsia="宋体" w:hAnsi="Times New Roman" w:cs="Times New Roman"/>
          <w:sz w:val="24"/>
        </w:rPr>
        <w:t>《中华人民共和国生态环境法典》落地实施后，四川资阳临空经济区围绕秸秆精准管控，</w:t>
      </w:r>
      <w:r w:rsidRPr="000E3911">
        <w:rPr>
          <w:rFonts w:ascii="Times New Roman" w:eastAsia="宋体" w:hAnsi="Times New Roman" w:cs="Times New Roman"/>
          <w:b/>
          <w:bCs/>
          <w:sz w:val="24"/>
        </w:rPr>
        <w:t>采取</w:t>
      </w:r>
      <w:r w:rsidRPr="000E3911">
        <w:rPr>
          <w:rFonts w:ascii="Times New Roman" w:eastAsia="宋体" w:hAnsi="Times New Roman" w:cs="Times New Roman"/>
          <w:b/>
          <w:bCs/>
          <w:sz w:val="24"/>
        </w:rPr>
        <w:t>“</w:t>
      </w:r>
      <w:r w:rsidRPr="000E3911">
        <w:rPr>
          <w:rFonts w:ascii="Times New Roman" w:eastAsia="宋体" w:hAnsi="Times New Roman" w:cs="Times New Roman"/>
          <w:b/>
          <w:bCs/>
          <w:sz w:val="24"/>
        </w:rPr>
        <w:t>电话转运、无人机吊运、农机还田</w:t>
      </w:r>
      <w:r w:rsidRPr="000E3911">
        <w:rPr>
          <w:rFonts w:ascii="Times New Roman" w:eastAsia="宋体" w:hAnsi="Times New Roman" w:cs="Times New Roman"/>
          <w:b/>
          <w:bCs/>
          <w:sz w:val="24"/>
        </w:rPr>
        <w:t>”</w:t>
      </w:r>
      <w:r w:rsidRPr="000E3911">
        <w:rPr>
          <w:rFonts w:ascii="Times New Roman" w:eastAsia="宋体" w:hAnsi="Times New Roman" w:cs="Times New Roman"/>
          <w:b/>
          <w:bCs/>
          <w:sz w:val="24"/>
        </w:rPr>
        <w:t>三项措施，兼顾禁烧监管和农业生产需求。</w:t>
      </w:r>
      <w:r w:rsidRPr="008C53E6">
        <w:rPr>
          <w:rFonts w:ascii="Times New Roman" w:eastAsia="宋体" w:hAnsi="Times New Roman" w:cs="Times New Roman"/>
          <w:sz w:val="24"/>
        </w:rPr>
        <w:t>当地通过横幅、公示牌公布秸秆转运联系方式，群众可电话申请免费上门收集。针对山区坡地机械难进、人工难搬问题，引入农用无人机吊运技术，累计转运秸秆</w:t>
      </w:r>
      <w:r w:rsidRPr="008C53E6">
        <w:rPr>
          <w:rFonts w:ascii="Times New Roman" w:eastAsia="宋体" w:hAnsi="Times New Roman" w:cs="Times New Roman"/>
          <w:sz w:val="24"/>
        </w:rPr>
        <w:t>1500</w:t>
      </w:r>
      <w:r w:rsidRPr="008C53E6">
        <w:rPr>
          <w:rFonts w:ascii="Times New Roman" w:eastAsia="宋体" w:hAnsi="Times New Roman" w:cs="Times New Roman"/>
          <w:sz w:val="24"/>
        </w:rPr>
        <w:t>公斤</w:t>
      </w:r>
      <w:r w:rsidR="00C13A22">
        <w:rPr>
          <w:rFonts w:ascii="Times New Roman" w:eastAsia="宋体" w:hAnsi="Times New Roman" w:cs="Times New Roman" w:hint="eastAsia"/>
          <w:sz w:val="24"/>
        </w:rPr>
        <w:t>。</w:t>
      </w:r>
      <w:r w:rsidRPr="008C53E6">
        <w:rPr>
          <w:rFonts w:ascii="Times New Roman" w:eastAsia="宋体" w:hAnsi="Times New Roman" w:cs="Times New Roman"/>
          <w:sz w:val="24"/>
        </w:rPr>
        <w:t>详情</w:t>
      </w:r>
      <w:r w:rsidRPr="008C53E6">
        <w:rPr>
          <w:rFonts w:ascii="Times New Roman" w:eastAsia="宋体" w:hAnsi="Times New Roman" w:cs="Times New Roman"/>
          <w:sz w:val="24"/>
        </w:rPr>
        <w:t>&gt;&gt;</w:t>
      </w:r>
    </w:p>
    <w:p w14:paraId="5CAD8EA5" w14:textId="16C180D9" w:rsidR="008C53E6" w:rsidRDefault="008E32AD">
      <w:pPr>
        <w:spacing w:line="360" w:lineRule="auto"/>
        <w:rPr>
          <w:rStyle w:val="aa"/>
          <w:rFonts w:ascii="Times New Roman" w:eastAsia="宋体" w:hAnsi="Times New Roman" w:cs="Times New Roman"/>
          <w:color w:val="auto"/>
          <w:sz w:val="24"/>
          <w:u w:val="none"/>
        </w:rPr>
      </w:pPr>
      <w:hyperlink r:id="rId10" w:history="1">
        <w:r w:rsidRPr="0088013B">
          <w:rPr>
            <w:rStyle w:val="aa"/>
            <w:rFonts w:ascii="Times New Roman" w:eastAsia="宋体" w:hAnsi="Times New Roman" w:cs="Times New Roman"/>
            <w:sz w:val="24"/>
          </w:rPr>
          <w:t>https://mp.weixin.qq.com/s/9iaRXYRvtJZdWCU9lah27A</w:t>
        </w:r>
      </w:hyperlink>
    </w:p>
    <w:p w14:paraId="185AFF5C" w14:textId="77777777" w:rsidR="008E32AD" w:rsidRPr="008E32AD" w:rsidRDefault="008E32AD">
      <w:pPr>
        <w:spacing w:line="360" w:lineRule="auto"/>
        <w:rPr>
          <w:rStyle w:val="aa"/>
          <w:rFonts w:ascii="Times New Roman" w:eastAsia="宋体" w:hAnsi="Times New Roman" w:cs="Times New Roman"/>
          <w:color w:val="auto"/>
          <w:sz w:val="24"/>
          <w:u w:val="none"/>
        </w:rPr>
      </w:pPr>
    </w:p>
    <w:p w14:paraId="2C45FA81" w14:textId="77777777" w:rsidR="005D322F" w:rsidRPr="007C3ED6" w:rsidRDefault="005D322F" w:rsidP="005D322F">
      <w:pPr>
        <w:spacing w:line="360" w:lineRule="auto"/>
        <w:rPr>
          <w:rFonts w:ascii="Times New Roman" w:eastAsia="宋体" w:hAnsi="Times New Roman" w:cs="Times New Roman"/>
          <w:color w:val="00B0F0"/>
          <w:sz w:val="24"/>
        </w:rPr>
      </w:pPr>
      <w:r w:rsidRPr="007C3ED6">
        <w:rPr>
          <w:rFonts w:ascii="Times New Roman" w:eastAsia="宋体" w:hAnsi="Times New Roman" w:cs="Times New Roman"/>
          <w:b/>
          <w:bCs/>
          <w:color w:val="00B0F0"/>
          <w:sz w:val="24"/>
        </w:rPr>
        <w:t>【吉林】吉林出台</w:t>
      </w:r>
      <w:r w:rsidRPr="007C3ED6">
        <w:rPr>
          <w:rFonts w:ascii="Times New Roman" w:eastAsia="宋体" w:hAnsi="Times New Roman" w:cs="Times New Roman"/>
          <w:b/>
          <w:bCs/>
          <w:color w:val="00B0F0"/>
          <w:sz w:val="24"/>
        </w:rPr>
        <w:t>20</w:t>
      </w:r>
      <w:r w:rsidRPr="007C3ED6">
        <w:rPr>
          <w:rFonts w:ascii="Times New Roman" w:eastAsia="宋体" w:hAnsi="Times New Roman" w:cs="Times New Roman"/>
          <w:b/>
          <w:bCs/>
          <w:color w:val="00B0F0"/>
          <w:sz w:val="24"/>
        </w:rPr>
        <w:t>条措施支持秸秆综合利用，明确禁烧区划定和多项补贴标准</w:t>
      </w:r>
    </w:p>
    <w:p w14:paraId="13A7E475" w14:textId="186746B4" w:rsidR="005D322F" w:rsidRPr="007C3ED6" w:rsidRDefault="005D322F" w:rsidP="005D322F">
      <w:pPr>
        <w:spacing w:line="360" w:lineRule="auto"/>
        <w:rPr>
          <w:rFonts w:ascii="Times New Roman" w:eastAsia="宋体" w:hAnsi="Times New Roman" w:cs="Times New Roman"/>
          <w:color w:val="EE0000"/>
          <w:sz w:val="24"/>
        </w:rPr>
      </w:pPr>
      <w:r w:rsidRPr="007C3ED6">
        <w:rPr>
          <w:rFonts w:ascii="Times New Roman" w:eastAsia="宋体" w:hAnsi="Times New Roman" w:cs="Times New Roman"/>
          <w:b/>
          <w:bCs/>
          <w:color w:val="EE0000"/>
          <w:sz w:val="24"/>
        </w:rPr>
        <w:t>#</w:t>
      </w:r>
      <w:r w:rsidRPr="007C3ED6">
        <w:rPr>
          <w:rFonts w:ascii="Times New Roman" w:eastAsia="宋体" w:hAnsi="Times New Roman" w:cs="Times New Roman"/>
          <w:b/>
          <w:bCs/>
          <w:color w:val="EE0000"/>
          <w:sz w:val="24"/>
        </w:rPr>
        <w:t>秸秆综合利用</w:t>
      </w:r>
      <w:r w:rsidR="007032A6">
        <w:rPr>
          <w:rFonts w:ascii="Times New Roman" w:eastAsia="宋体" w:hAnsi="Times New Roman" w:cs="Times New Roman" w:hint="eastAsia"/>
          <w:b/>
          <w:bCs/>
          <w:color w:val="EE0000"/>
          <w:sz w:val="24"/>
        </w:rPr>
        <w:t xml:space="preserve"> </w:t>
      </w:r>
      <w:r w:rsidRPr="007C3ED6">
        <w:rPr>
          <w:rFonts w:ascii="Times New Roman" w:eastAsia="宋体" w:hAnsi="Times New Roman" w:cs="Times New Roman"/>
          <w:b/>
          <w:bCs/>
          <w:color w:val="EE0000"/>
          <w:sz w:val="24"/>
        </w:rPr>
        <w:t>#</w:t>
      </w:r>
      <w:r w:rsidR="007032A6" w:rsidRPr="007C3ED6">
        <w:rPr>
          <w:rFonts w:ascii="Times New Roman" w:eastAsia="宋体" w:hAnsi="Times New Roman" w:cs="Times New Roman"/>
          <w:b/>
          <w:bCs/>
          <w:color w:val="EE0000"/>
          <w:sz w:val="24"/>
        </w:rPr>
        <w:t>绿色</w:t>
      </w:r>
      <w:r w:rsidRPr="007C3ED6">
        <w:rPr>
          <w:rFonts w:ascii="Times New Roman" w:eastAsia="宋体" w:hAnsi="Times New Roman" w:cs="Times New Roman"/>
          <w:b/>
          <w:bCs/>
          <w:color w:val="EE0000"/>
          <w:sz w:val="24"/>
        </w:rPr>
        <w:t>农业</w:t>
      </w:r>
    </w:p>
    <w:p w14:paraId="2AF41BD2" w14:textId="187C85BB" w:rsidR="005D322F" w:rsidRPr="005D322F" w:rsidRDefault="005D322F" w:rsidP="007C3ED6">
      <w:pPr>
        <w:spacing w:line="360" w:lineRule="auto"/>
        <w:ind w:firstLineChars="200" w:firstLine="480"/>
        <w:rPr>
          <w:rFonts w:ascii="Times New Roman" w:eastAsia="宋体" w:hAnsi="Times New Roman" w:cs="Times New Roman"/>
          <w:sz w:val="24"/>
        </w:rPr>
      </w:pPr>
      <w:r w:rsidRPr="005D322F">
        <w:rPr>
          <w:rFonts w:ascii="Times New Roman" w:eastAsia="宋体" w:hAnsi="Times New Roman" w:cs="Times New Roman"/>
          <w:sz w:val="24"/>
        </w:rPr>
        <w:t>近日，吉林省发布《吉林省支持秸秆综合利用若干举措》，围绕禁烧区划定、科学还田、金融科技支持、焚烧管控等方面提出</w:t>
      </w:r>
      <w:r w:rsidRPr="005D322F">
        <w:rPr>
          <w:rFonts w:ascii="Times New Roman" w:eastAsia="宋体" w:hAnsi="Times New Roman" w:cs="Times New Roman"/>
          <w:sz w:val="24"/>
        </w:rPr>
        <w:t>20</w:t>
      </w:r>
      <w:r w:rsidRPr="005D322F">
        <w:rPr>
          <w:rFonts w:ascii="Times New Roman" w:eastAsia="宋体" w:hAnsi="Times New Roman" w:cs="Times New Roman"/>
          <w:sz w:val="24"/>
        </w:rPr>
        <w:t>条措施，执行期</w:t>
      </w:r>
      <w:r w:rsidRPr="005D322F">
        <w:rPr>
          <w:rFonts w:ascii="Times New Roman" w:eastAsia="宋体" w:hAnsi="Times New Roman" w:cs="Times New Roman"/>
          <w:sz w:val="24"/>
        </w:rPr>
        <w:t>3</w:t>
      </w:r>
      <w:r w:rsidRPr="005D322F">
        <w:rPr>
          <w:rFonts w:ascii="Times New Roman" w:eastAsia="宋体" w:hAnsi="Times New Roman" w:cs="Times New Roman"/>
          <w:sz w:val="24"/>
        </w:rPr>
        <w:t>年。文件明确，将铁路、高速公路、国省干道两侧及机场周边</w:t>
      </w:r>
      <w:r w:rsidRPr="005D322F">
        <w:rPr>
          <w:rFonts w:ascii="Times New Roman" w:eastAsia="宋体" w:hAnsi="Times New Roman" w:cs="Times New Roman"/>
          <w:sz w:val="24"/>
        </w:rPr>
        <w:t>1</w:t>
      </w:r>
      <w:r w:rsidRPr="005D322F">
        <w:rPr>
          <w:rFonts w:ascii="Times New Roman" w:eastAsia="宋体" w:hAnsi="Times New Roman" w:cs="Times New Roman"/>
          <w:sz w:val="24"/>
        </w:rPr>
        <w:t>公里、林边</w:t>
      </w:r>
      <w:r w:rsidRPr="005D322F">
        <w:rPr>
          <w:rFonts w:ascii="Times New Roman" w:eastAsia="宋体" w:hAnsi="Times New Roman" w:cs="Times New Roman"/>
          <w:sz w:val="24"/>
        </w:rPr>
        <w:t>50</w:t>
      </w:r>
      <w:r w:rsidRPr="005D322F">
        <w:rPr>
          <w:rFonts w:ascii="Times New Roman" w:eastAsia="宋体" w:hAnsi="Times New Roman" w:cs="Times New Roman"/>
          <w:sz w:val="24"/>
        </w:rPr>
        <w:t>米内、保护性耕作地块划定为禁烧区。</w:t>
      </w:r>
      <w:r w:rsidRPr="007032A6">
        <w:rPr>
          <w:rFonts w:ascii="Times New Roman" w:eastAsia="宋体" w:hAnsi="Times New Roman" w:cs="Times New Roman"/>
          <w:b/>
          <w:bCs/>
          <w:sz w:val="24"/>
        </w:rPr>
        <w:t>在利用端，吉林将支持秸秆还田、饲料化、基料化及绿氢、绿醇、生物质热电联产等项目建设，对秸秆有机肥增施、保护性耕作</w:t>
      </w:r>
      <w:r w:rsidR="00CD6976" w:rsidRPr="007032A6">
        <w:rPr>
          <w:rFonts w:ascii="Times New Roman" w:eastAsia="宋体" w:hAnsi="Times New Roman" w:cs="Times New Roman"/>
          <w:b/>
          <w:bCs/>
          <w:sz w:val="24"/>
        </w:rPr>
        <w:t>和</w:t>
      </w:r>
      <w:r w:rsidRPr="007032A6">
        <w:rPr>
          <w:rFonts w:ascii="Times New Roman" w:eastAsia="宋体" w:hAnsi="Times New Roman" w:cs="Times New Roman"/>
          <w:b/>
          <w:bCs/>
          <w:sz w:val="24"/>
        </w:rPr>
        <w:t>饲料化等给予补贴，并通过贷款贴息、融资担保和科技攻关完善秸秆综合利用长效机制。</w:t>
      </w:r>
      <w:r w:rsidRPr="005D322F">
        <w:rPr>
          <w:rFonts w:ascii="Times New Roman" w:eastAsia="宋体" w:hAnsi="Times New Roman" w:cs="Times New Roman"/>
          <w:sz w:val="24"/>
        </w:rPr>
        <w:t>详情</w:t>
      </w:r>
      <w:r w:rsidRPr="005D322F">
        <w:rPr>
          <w:rFonts w:ascii="Times New Roman" w:eastAsia="宋体" w:hAnsi="Times New Roman" w:cs="Times New Roman"/>
          <w:sz w:val="24"/>
        </w:rPr>
        <w:t>&gt;&gt;</w:t>
      </w:r>
    </w:p>
    <w:p w14:paraId="0CF7427B" w14:textId="443E819E" w:rsidR="0027583E" w:rsidRDefault="00862919">
      <w:pPr>
        <w:spacing w:line="360" w:lineRule="auto"/>
        <w:rPr>
          <w:rStyle w:val="aa"/>
          <w:rFonts w:ascii="Times New Roman" w:eastAsia="宋体" w:hAnsi="Times New Roman" w:cs="Times New Roman"/>
          <w:color w:val="auto"/>
          <w:sz w:val="24"/>
          <w:u w:val="none"/>
        </w:rPr>
      </w:pPr>
      <w:hyperlink r:id="rId11" w:history="1">
        <w:r w:rsidRPr="0088013B">
          <w:rPr>
            <w:rStyle w:val="aa"/>
            <w:rFonts w:ascii="Times New Roman" w:eastAsia="宋体" w:hAnsi="Times New Roman" w:cs="Times New Roman"/>
            <w:sz w:val="24"/>
          </w:rPr>
          <w:t>https://mp.weixin.qq.com/s/5y-Xyh10E4HK8WBoog-E_w</w:t>
        </w:r>
      </w:hyperlink>
    </w:p>
    <w:p w14:paraId="481F1978" w14:textId="77777777" w:rsidR="00862919" w:rsidRPr="00862919" w:rsidRDefault="00862919">
      <w:pPr>
        <w:spacing w:line="360" w:lineRule="auto"/>
        <w:rPr>
          <w:rStyle w:val="aa"/>
          <w:rFonts w:ascii="Times New Roman" w:eastAsia="宋体" w:hAnsi="Times New Roman" w:cs="Times New Roman"/>
          <w:color w:val="auto"/>
          <w:sz w:val="24"/>
          <w:u w:val="none"/>
        </w:rPr>
      </w:pPr>
    </w:p>
    <w:p w14:paraId="29A83A7E" w14:textId="77777777" w:rsidR="004A73C7" w:rsidRPr="007C3ED6" w:rsidRDefault="004A73C7" w:rsidP="004A73C7">
      <w:pPr>
        <w:spacing w:line="360" w:lineRule="auto"/>
        <w:rPr>
          <w:rFonts w:ascii="Times New Roman" w:eastAsia="宋体" w:hAnsi="Times New Roman" w:cs="Times New Roman"/>
          <w:color w:val="00B0F0"/>
          <w:sz w:val="24"/>
        </w:rPr>
      </w:pPr>
      <w:r w:rsidRPr="007C3ED6">
        <w:rPr>
          <w:rFonts w:ascii="Times New Roman" w:eastAsia="宋体" w:hAnsi="Times New Roman" w:cs="Times New Roman"/>
          <w:b/>
          <w:bCs/>
          <w:color w:val="00B0F0"/>
          <w:sz w:val="24"/>
        </w:rPr>
        <w:t>【江西】南城帮扶</w:t>
      </w:r>
      <w:r w:rsidRPr="007C3ED6">
        <w:rPr>
          <w:rFonts w:ascii="Times New Roman" w:eastAsia="宋体" w:hAnsi="Times New Roman" w:cs="Times New Roman"/>
          <w:b/>
          <w:bCs/>
          <w:color w:val="00B0F0"/>
          <w:sz w:val="24"/>
        </w:rPr>
        <w:t>5</w:t>
      </w:r>
      <w:r w:rsidRPr="007C3ED6">
        <w:rPr>
          <w:rFonts w:ascii="Times New Roman" w:eastAsia="宋体" w:hAnsi="Times New Roman" w:cs="Times New Roman"/>
          <w:b/>
          <w:bCs/>
          <w:color w:val="00B0F0"/>
          <w:sz w:val="24"/>
        </w:rPr>
        <w:t>家企业整改</w:t>
      </w:r>
      <w:r w:rsidRPr="007C3ED6">
        <w:rPr>
          <w:rFonts w:ascii="Times New Roman" w:eastAsia="宋体" w:hAnsi="Times New Roman" w:cs="Times New Roman"/>
          <w:b/>
          <w:bCs/>
          <w:color w:val="00B0F0"/>
          <w:sz w:val="24"/>
        </w:rPr>
        <w:t>10</w:t>
      </w:r>
      <w:r w:rsidRPr="007C3ED6">
        <w:rPr>
          <w:rFonts w:ascii="Times New Roman" w:eastAsia="宋体" w:hAnsi="Times New Roman" w:cs="Times New Roman"/>
          <w:b/>
          <w:bCs/>
          <w:color w:val="00B0F0"/>
          <w:sz w:val="24"/>
        </w:rPr>
        <w:t>件涉气问题，</w:t>
      </w:r>
      <w:r w:rsidRPr="007C3ED6">
        <w:rPr>
          <w:rFonts w:ascii="Times New Roman" w:eastAsia="宋体" w:hAnsi="Times New Roman" w:cs="Times New Roman"/>
          <w:b/>
          <w:bCs/>
          <w:color w:val="00B0F0"/>
          <w:sz w:val="24"/>
        </w:rPr>
        <w:t>8</w:t>
      </w:r>
      <w:r w:rsidRPr="007C3ED6">
        <w:rPr>
          <w:rFonts w:ascii="Times New Roman" w:eastAsia="宋体" w:hAnsi="Times New Roman" w:cs="Times New Roman"/>
          <w:b/>
          <w:bCs/>
          <w:color w:val="00B0F0"/>
          <w:sz w:val="24"/>
        </w:rPr>
        <w:t>月空气优良天数比例达</w:t>
      </w:r>
      <w:r w:rsidRPr="007C3ED6">
        <w:rPr>
          <w:rFonts w:ascii="Times New Roman" w:eastAsia="宋体" w:hAnsi="Times New Roman" w:cs="Times New Roman"/>
          <w:b/>
          <w:bCs/>
          <w:color w:val="00B0F0"/>
          <w:sz w:val="24"/>
        </w:rPr>
        <w:t>100%</w:t>
      </w:r>
    </w:p>
    <w:p w14:paraId="35D8CA51" w14:textId="240DCAC3" w:rsidR="004A73C7" w:rsidRPr="007C3ED6" w:rsidRDefault="004A73C7" w:rsidP="004A73C7">
      <w:pPr>
        <w:spacing w:line="360" w:lineRule="auto"/>
        <w:rPr>
          <w:rFonts w:ascii="Times New Roman" w:eastAsia="宋体" w:hAnsi="Times New Roman" w:cs="Times New Roman"/>
          <w:color w:val="EE0000"/>
          <w:sz w:val="24"/>
        </w:rPr>
      </w:pPr>
      <w:r w:rsidRPr="007C3ED6">
        <w:rPr>
          <w:rFonts w:ascii="Times New Roman" w:eastAsia="宋体" w:hAnsi="Times New Roman" w:cs="Times New Roman"/>
          <w:b/>
          <w:bCs/>
          <w:color w:val="EE0000"/>
          <w:sz w:val="24"/>
        </w:rPr>
        <w:t>#</w:t>
      </w:r>
      <w:r w:rsidRPr="007C3ED6">
        <w:rPr>
          <w:rFonts w:ascii="Times New Roman" w:eastAsia="宋体" w:hAnsi="Times New Roman" w:cs="Times New Roman"/>
          <w:b/>
          <w:bCs/>
          <w:color w:val="EE0000"/>
          <w:sz w:val="24"/>
        </w:rPr>
        <w:t>废气治理</w:t>
      </w:r>
      <w:r w:rsidR="00DB0EA5">
        <w:rPr>
          <w:rFonts w:ascii="Times New Roman" w:eastAsia="宋体" w:hAnsi="Times New Roman" w:cs="Times New Roman" w:hint="eastAsia"/>
          <w:b/>
          <w:bCs/>
          <w:color w:val="EE0000"/>
          <w:sz w:val="24"/>
        </w:rPr>
        <w:t xml:space="preserve"> </w:t>
      </w:r>
      <w:r w:rsidRPr="007C3ED6">
        <w:rPr>
          <w:rFonts w:ascii="Times New Roman" w:eastAsia="宋体" w:hAnsi="Times New Roman" w:cs="Times New Roman"/>
          <w:b/>
          <w:bCs/>
          <w:color w:val="EE0000"/>
          <w:sz w:val="24"/>
        </w:rPr>
        <w:t>#</w:t>
      </w:r>
      <w:r w:rsidRPr="007C3ED6">
        <w:rPr>
          <w:rFonts w:ascii="Times New Roman" w:eastAsia="宋体" w:hAnsi="Times New Roman" w:cs="Times New Roman"/>
          <w:b/>
          <w:bCs/>
          <w:color w:val="EE0000"/>
          <w:sz w:val="24"/>
        </w:rPr>
        <w:t>企业</w:t>
      </w:r>
      <w:r w:rsidR="00283D70">
        <w:rPr>
          <w:rFonts w:ascii="Times New Roman" w:eastAsia="宋体" w:hAnsi="Times New Roman" w:cs="Times New Roman" w:hint="eastAsia"/>
          <w:b/>
          <w:bCs/>
          <w:color w:val="EE0000"/>
          <w:sz w:val="24"/>
        </w:rPr>
        <w:t>帮扶</w:t>
      </w:r>
    </w:p>
    <w:p w14:paraId="58D65765" w14:textId="5B1C812F" w:rsidR="004A73C7" w:rsidRPr="00F517FF" w:rsidRDefault="004A73C7" w:rsidP="00F517FF">
      <w:pPr>
        <w:spacing w:line="360" w:lineRule="auto"/>
        <w:ind w:firstLineChars="200" w:firstLine="480"/>
        <w:rPr>
          <w:rFonts w:ascii="Times New Roman" w:eastAsia="宋体" w:hAnsi="Times New Roman" w:cs="Times New Roman"/>
          <w:b/>
          <w:bCs/>
          <w:sz w:val="24"/>
        </w:rPr>
      </w:pPr>
      <w:r w:rsidRPr="004A73C7">
        <w:rPr>
          <w:rFonts w:ascii="Times New Roman" w:eastAsia="宋体" w:hAnsi="Times New Roman" w:cs="Times New Roman"/>
          <w:sz w:val="24"/>
        </w:rPr>
        <w:t>近日，江西省大气污染防治帮扶交叉组在抚州市南城县督导发现部分工业企业存在废气管道破损、接口漏风等隐患。南城生态环境局成立专项帮扶工作组，</w:t>
      </w:r>
      <w:r w:rsidRPr="00283D70">
        <w:rPr>
          <w:rFonts w:ascii="Times New Roman" w:eastAsia="宋体" w:hAnsi="Times New Roman" w:cs="Times New Roman"/>
          <w:b/>
          <w:bCs/>
          <w:sz w:val="24"/>
        </w:rPr>
        <w:t>深入企业开展</w:t>
      </w:r>
      <w:r w:rsidRPr="00283D70">
        <w:rPr>
          <w:rFonts w:ascii="Times New Roman" w:eastAsia="宋体" w:hAnsi="Times New Roman" w:cs="Times New Roman"/>
          <w:b/>
          <w:bCs/>
          <w:sz w:val="24"/>
        </w:rPr>
        <w:t>“</w:t>
      </w:r>
      <w:r w:rsidRPr="00283D70">
        <w:rPr>
          <w:rFonts w:ascii="Times New Roman" w:eastAsia="宋体" w:hAnsi="Times New Roman" w:cs="Times New Roman"/>
          <w:b/>
          <w:bCs/>
          <w:sz w:val="24"/>
        </w:rPr>
        <w:t>一对一</w:t>
      </w:r>
      <w:r w:rsidRPr="00283D70">
        <w:rPr>
          <w:rFonts w:ascii="Times New Roman" w:eastAsia="宋体" w:hAnsi="Times New Roman" w:cs="Times New Roman"/>
          <w:b/>
          <w:bCs/>
          <w:sz w:val="24"/>
        </w:rPr>
        <w:t>”</w:t>
      </w:r>
      <w:r w:rsidRPr="00283D70">
        <w:rPr>
          <w:rFonts w:ascii="Times New Roman" w:eastAsia="宋体" w:hAnsi="Times New Roman" w:cs="Times New Roman"/>
          <w:b/>
          <w:bCs/>
          <w:sz w:val="24"/>
        </w:rPr>
        <w:t>上门指导，累计帮扶企业</w:t>
      </w:r>
      <w:r w:rsidRPr="00283D70">
        <w:rPr>
          <w:rFonts w:ascii="Times New Roman" w:eastAsia="宋体" w:hAnsi="Times New Roman" w:cs="Times New Roman"/>
          <w:b/>
          <w:bCs/>
          <w:sz w:val="24"/>
        </w:rPr>
        <w:t>5</w:t>
      </w:r>
      <w:r w:rsidRPr="00283D70">
        <w:rPr>
          <w:rFonts w:ascii="Times New Roman" w:eastAsia="宋体" w:hAnsi="Times New Roman" w:cs="Times New Roman"/>
          <w:b/>
          <w:bCs/>
          <w:sz w:val="24"/>
        </w:rPr>
        <w:t>家，排查涉气环境问题</w:t>
      </w:r>
      <w:r w:rsidRPr="00283D70">
        <w:rPr>
          <w:rFonts w:ascii="Times New Roman" w:eastAsia="宋体" w:hAnsi="Times New Roman" w:cs="Times New Roman"/>
          <w:b/>
          <w:bCs/>
          <w:sz w:val="24"/>
        </w:rPr>
        <w:t>10</w:t>
      </w:r>
      <w:r w:rsidRPr="00283D70">
        <w:rPr>
          <w:rFonts w:ascii="Times New Roman" w:eastAsia="宋体" w:hAnsi="Times New Roman" w:cs="Times New Roman"/>
          <w:b/>
          <w:bCs/>
          <w:sz w:val="24"/>
        </w:rPr>
        <w:t>件次，重点核查废气收集、输送、处理及设施运维等环节</w:t>
      </w:r>
      <w:r w:rsidRPr="004A73C7">
        <w:rPr>
          <w:rFonts w:ascii="Times New Roman" w:eastAsia="宋体" w:hAnsi="Times New Roman" w:cs="Times New Roman"/>
          <w:sz w:val="24"/>
        </w:rPr>
        <w:t>，并按</w:t>
      </w:r>
      <w:r w:rsidRPr="004A73C7">
        <w:rPr>
          <w:rFonts w:ascii="Times New Roman" w:eastAsia="宋体" w:hAnsi="Times New Roman" w:cs="Times New Roman"/>
          <w:sz w:val="24"/>
        </w:rPr>
        <w:t>“</w:t>
      </w:r>
      <w:r w:rsidRPr="004A73C7">
        <w:rPr>
          <w:rFonts w:ascii="Times New Roman" w:eastAsia="宋体" w:hAnsi="Times New Roman" w:cs="Times New Roman"/>
          <w:sz w:val="24"/>
        </w:rPr>
        <w:t>一企一策</w:t>
      </w:r>
      <w:r w:rsidRPr="004A73C7">
        <w:rPr>
          <w:rFonts w:ascii="Times New Roman" w:eastAsia="宋体" w:hAnsi="Times New Roman" w:cs="Times New Roman"/>
          <w:sz w:val="24"/>
        </w:rPr>
        <w:t>”</w:t>
      </w:r>
      <w:r w:rsidRPr="004A73C7">
        <w:rPr>
          <w:rFonts w:ascii="Times New Roman" w:eastAsia="宋体" w:hAnsi="Times New Roman" w:cs="Times New Roman"/>
          <w:sz w:val="24"/>
        </w:rPr>
        <w:t>明确整改标准、措施和时限。今年</w:t>
      </w:r>
      <w:r w:rsidRPr="004A73C7">
        <w:rPr>
          <w:rFonts w:ascii="Times New Roman" w:eastAsia="宋体" w:hAnsi="Times New Roman" w:cs="Times New Roman"/>
          <w:sz w:val="24"/>
        </w:rPr>
        <w:t>8</w:t>
      </w:r>
      <w:r w:rsidRPr="004A73C7">
        <w:rPr>
          <w:rFonts w:ascii="Times New Roman" w:eastAsia="宋体" w:hAnsi="Times New Roman" w:cs="Times New Roman"/>
          <w:sz w:val="24"/>
        </w:rPr>
        <w:t>月，南城县</w:t>
      </w:r>
      <w:r w:rsidRPr="004A73C7">
        <w:rPr>
          <w:rFonts w:ascii="Times New Roman" w:eastAsia="宋体" w:hAnsi="Times New Roman" w:cs="Times New Roman"/>
          <w:sz w:val="24"/>
        </w:rPr>
        <w:t>PM</w:t>
      </w:r>
      <w:r w:rsidRPr="003722DF">
        <w:rPr>
          <w:rFonts w:ascii="Times New Roman" w:eastAsia="宋体" w:hAnsi="Times New Roman" w:cs="Times New Roman"/>
          <w:sz w:val="24"/>
          <w:vertAlign w:val="subscript"/>
        </w:rPr>
        <w:t>2.5</w:t>
      </w:r>
      <w:r w:rsidRPr="004A73C7">
        <w:rPr>
          <w:rFonts w:ascii="Times New Roman" w:eastAsia="宋体" w:hAnsi="Times New Roman" w:cs="Times New Roman"/>
          <w:sz w:val="24"/>
        </w:rPr>
        <w:t>平均浓度为</w:t>
      </w:r>
      <w:r w:rsidRPr="004A73C7">
        <w:rPr>
          <w:rFonts w:ascii="Times New Roman" w:eastAsia="宋体" w:hAnsi="Times New Roman" w:cs="Times New Roman"/>
          <w:sz w:val="24"/>
        </w:rPr>
        <w:t>10.1</w:t>
      </w:r>
      <w:r w:rsidR="00F517FF" w:rsidRPr="00F517FF">
        <w:rPr>
          <w:rFonts w:ascii="Times New Roman" w:eastAsia="宋体" w:hAnsi="Times New Roman" w:cs="Times New Roman"/>
          <w:sz w:val="24"/>
        </w:rPr>
        <w:t>μg</w:t>
      </w:r>
      <w:r w:rsidRPr="004A73C7">
        <w:rPr>
          <w:rFonts w:ascii="Times New Roman" w:eastAsia="宋体" w:hAnsi="Times New Roman" w:cs="Times New Roman"/>
          <w:sz w:val="24"/>
        </w:rPr>
        <w:t>/</w:t>
      </w:r>
      <w:r w:rsidR="00F517FF">
        <w:rPr>
          <w:rFonts w:ascii="Times New Roman" w:eastAsia="宋体" w:hAnsi="Times New Roman" w:cs="Times New Roman" w:hint="eastAsia"/>
          <w:sz w:val="24"/>
        </w:rPr>
        <w:t>m</w:t>
      </w:r>
      <w:r w:rsidR="00F517FF">
        <w:rPr>
          <w:rFonts w:ascii="Times New Roman" w:eastAsia="宋体" w:hAnsi="Times New Roman" w:cs="Times New Roman" w:hint="eastAsia"/>
          <w:sz w:val="24"/>
          <w:vertAlign w:val="superscript"/>
        </w:rPr>
        <w:t>3</w:t>
      </w:r>
      <w:r w:rsidRPr="004A73C7">
        <w:rPr>
          <w:rFonts w:ascii="Times New Roman" w:eastAsia="宋体" w:hAnsi="Times New Roman" w:cs="Times New Roman"/>
          <w:sz w:val="24"/>
        </w:rPr>
        <w:t>，同比下降</w:t>
      </w:r>
      <w:r w:rsidRPr="004A73C7">
        <w:rPr>
          <w:rFonts w:ascii="Times New Roman" w:eastAsia="宋体" w:hAnsi="Times New Roman" w:cs="Times New Roman"/>
          <w:sz w:val="24"/>
        </w:rPr>
        <w:t>4.7%</w:t>
      </w:r>
      <w:r w:rsidRPr="004A73C7">
        <w:rPr>
          <w:rFonts w:ascii="Times New Roman" w:eastAsia="宋体" w:hAnsi="Times New Roman" w:cs="Times New Roman"/>
          <w:sz w:val="24"/>
        </w:rPr>
        <w:t>，空气优良天数比例达</w:t>
      </w:r>
      <w:r w:rsidRPr="004A73C7">
        <w:rPr>
          <w:rFonts w:ascii="Times New Roman" w:eastAsia="宋体" w:hAnsi="Times New Roman" w:cs="Times New Roman"/>
          <w:sz w:val="24"/>
        </w:rPr>
        <w:t>100%</w:t>
      </w:r>
      <w:r w:rsidRPr="004A73C7">
        <w:rPr>
          <w:rFonts w:ascii="Times New Roman" w:eastAsia="宋体" w:hAnsi="Times New Roman" w:cs="Times New Roman"/>
          <w:sz w:val="24"/>
        </w:rPr>
        <w:t>。详情</w:t>
      </w:r>
      <w:r w:rsidRPr="004A73C7">
        <w:rPr>
          <w:rFonts w:ascii="Times New Roman" w:eastAsia="宋体" w:hAnsi="Times New Roman" w:cs="Times New Roman"/>
          <w:sz w:val="24"/>
        </w:rPr>
        <w:t>&gt;&gt;</w:t>
      </w:r>
    </w:p>
    <w:p w14:paraId="02D4C30E" w14:textId="1F23E461" w:rsidR="004A73C7" w:rsidRDefault="00121FBE">
      <w:pPr>
        <w:spacing w:line="360" w:lineRule="auto"/>
        <w:rPr>
          <w:rStyle w:val="aa"/>
          <w:rFonts w:ascii="Times New Roman" w:eastAsia="宋体" w:hAnsi="Times New Roman" w:cs="Times New Roman"/>
          <w:color w:val="auto"/>
          <w:sz w:val="24"/>
          <w:u w:val="none"/>
        </w:rPr>
      </w:pPr>
      <w:hyperlink r:id="rId12" w:history="1">
        <w:r w:rsidRPr="0088013B">
          <w:rPr>
            <w:rStyle w:val="aa"/>
            <w:rFonts w:ascii="Times New Roman" w:eastAsia="宋体" w:hAnsi="Times New Roman" w:cs="Times New Roman"/>
            <w:sz w:val="24"/>
          </w:rPr>
          <w:t>https://mp.weixin.qq.com/s/5wddRy9xbsUKe4JHBUCL1A</w:t>
        </w:r>
      </w:hyperlink>
    </w:p>
    <w:p w14:paraId="5D5427AE" w14:textId="77777777" w:rsidR="00121FBE" w:rsidRPr="00121FBE" w:rsidRDefault="00121FBE">
      <w:pPr>
        <w:spacing w:line="360" w:lineRule="auto"/>
        <w:rPr>
          <w:rStyle w:val="aa"/>
          <w:rFonts w:ascii="Times New Roman" w:eastAsia="宋体" w:hAnsi="Times New Roman" w:cs="Times New Roman"/>
          <w:color w:val="auto"/>
          <w:sz w:val="24"/>
          <w:u w:val="none"/>
        </w:rPr>
      </w:pPr>
    </w:p>
    <w:p w14:paraId="134E92CB" w14:textId="55283E61" w:rsidR="005A66A8" w:rsidRDefault="00515B38" w:rsidP="00747456">
      <w:pPr>
        <w:spacing w:line="360" w:lineRule="auto"/>
        <w:jc w:val="center"/>
        <w:rPr>
          <w:rFonts w:ascii="Times New Roman" w:eastAsia="宋体" w:hAnsi="Times New Roman" w:cs="Times New Roman" w:hint="eastAsia"/>
          <w:b/>
          <w:bCs/>
          <w:color w:val="00B050"/>
          <w:sz w:val="36"/>
          <w:szCs w:val="36"/>
        </w:rPr>
      </w:pPr>
      <w:r>
        <w:rPr>
          <w:rFonts w:ascii="Times New Roman" w:eastAsia="宋体" w:hAnsi="Times New Roman" w:cs="Times New Roman" w:hint="eastAsia"/>
          <w:b/>
          <w:bCs/>
          <w:color w:val="00B050"/>
          <w:sz w:val="36"/>
          <w:szCs w:val="36"/>
        </w:rPr>
        <w:t>（</w:t>
      </w:r>
      <w:r w:rsidR="00C467F5">
        <w:rPr>
          <w:rFonts w:ascii="Times New Roman" w:eastAsia="宋体" w:hAnsi="Times New Roman" w:cs="Times New Roman"/>
          <w:b/>
          <w:bCs/>
          <w:color w:val="00B050"/>
          <w:sz w:val="36"/>
          <w:szCs w:val="36"/>
        </w:rPr>
        <w:t>空气污染与气候变化协同治理</w:t>
      </w:r>
      <w:r>
        <w:rPr>
          <w:rFonts w:ascii="Times New Roman" w:eastAsia="宋体" w:hAnsi="Times New Roman" w:cs="Times New Roman" w:hint="eastAsia"/>
          <w:b/>
          <w:bCs/>
          <w:color w:val="00B050"/>
          <w:sz w:val="36"/>
          <w:szCs w:val="36"/>
        </w:rPr>
        <w:t>）</w:t>
      </w:r>
    </w:p>
    <w:p w14:paraId="3B11AA03" w14:textId="77777777" w:rsidR="001A15C3" w:rsidRDefault="00F121BC" w:rsidP="00F121BC">
      <w:pPr>
        <w:spacing w:line="360" w:lineRule="auto"/>
        <w:rPr>
          <w:rFonts w:ascii="Times New Roman" w:eastAsia="宋体" w:hAnsi="Times New Roman" w:cs="Times New Roman"/>
          <w:b/>
          <w:bCs/>
          <w:color w:val="00B0F0"/>
          <w:sz w:val="24"/>
        </w:rPr>
      </w:pPr>
      <w:r w:rsidRPr="00535544">
        <w:rPr>
          <w:rFonts w:ascii="Times New Roman" w:eastAsia="宋体" w:hAnsi="Times New Roman" w:cs="Times New Roman"/>
          <w:b/>
          <w:bCs/>
          <w:color w:val="00B0F0"/>
          <w:sz w:val="24"/>
        </w:rPr>
        <w:t>【甘肃】美丽甘肃建设</w:t>
      </w:r>
      <w:r w:rsidRPr="00535544">
        <w:rPr>
          <w:rFonts w:ascii="Times New Roman" w:eastAsia="宋体" w:hAnsi="Times New Roman" w:cs="Times New Roman"/>
          <w:b/>
          <w:bCs/>
          <w:color w:val="00B0F0"/>
          <w:sz w:val="24"/>
        </w:rPr>
        <w:t>“</w:t>
      </w:r>
      <w:r w:rsidRPr="00535544">
        <w:rPr>
          <w:rFonts w:ascii="Times New Roman" w:eastAsia="宋体" w:hAnsi="Times New Roman" w:cs="Times New Roman"/>
          <w:b/>
          <w:bCs/>
          <w:color w:val="00B0F0"/>
          <w:sz w:val="24"/>
        </w:rPr>
        <w:t>十五五</w:t>
      </w:r>
      <w:r w:rsidRPr="00535544">
        <w:rPr>
          <w:rFonts w:ascii="Times New Roman" w:eastAsia="宋体" w:hAnsi="Times New Roman" w:cs="Times New Roman"/>
          <w:b/>
          <w:bCs/>
          <w:color w:val="00B0F0"/>
          <w:sz w:val="24"/>
        </w:rPr>
        <w:t>”</w:t>
      </w:r>
      <w:r w:rsidRPr="00535544">
        <w:rPr>
          <w:rFonts w:ascii="Times New Roman" w:eastAsia="宋体" w:hAnsi="Times New Roman" w:cs="Times New Roman"/>
          <w:b/>
          <w:bCs/>
          <w:color w:val="00B0F0"/>
          <w:sz w:val="24"/>
        </w:rPr>
        <w:t>规划印发，</w:t>
      </w:r>
      <w:r w:rsidR="001A15C3" w:rsidRPr="001A15C3">
        <w:rPr>
          <w:rFonts w:ascii="Times New Roman" w:eastAsia="宋体" w:hAnsi="Times New Roman" w:cs="Times New Roman"/>
          <w:b/>
          <w:bCs/>
          <w:color w:val="00B0F0"/>
          <w:sz w:val="24"/>
        </w:rPr>
        <w:t>明确协同推进降碳减污扩绿增长</w:t>
      </w:r>
    </w:p>
    <w:p w14:paraId="6E71905D" w14:textId="785FCBE0" w:rsidR="00F121BC" w:rsidRPr="00535544" w:rsidRDefault="00F121BC" w:rsidP="00F121BC">
      <w:pPr>
        <w:spacing w:line="360" w:lineRule="auto"/>
        <w:rPr>
          <w:rFonts w:ascii="Times New Roman" w:eastAsia="宋体" w:hAnsi="Times New Roman" w:cs="Times New Roman"/>
          <w:b/>
          <w:bCs/>
          <w:color w:val="EE0000"/>
          <w:sz w:val="24"/>
        </w:rPr>
      </w:pPr>
      <w:r w:rsidRPr="00535544">
        <w:rPr>
          <w:rFonts w:ascii="Times New Roman" w:eastAsia="宋体" w:hAnsi="Times New Roman" w:cs="Times New Roman"/>
          <w:b/>
          <w:bCs/>
          <w:color w:val="EE0000"/>
          <w:sz w:val="24"/>
        </w:rPr>
        <w:t>#</w:t>
      </w:r>
      <w:r w:rsidRPr="00535544">
        <w:rPr>
          <w:rFonts w:ascii="Times New Roman" w:eastAsia="宋体" w:hAnsi="Times New Roman" w:cs="Times New Roman"/>
          <w:b/>
          <w:bCs/>
          <w:color w:val="EE0000"/>
          <w:sz w:val="24"/>
        </w:rPr>
        <w:t>美丽甘肃</w:t>
      </w:r>
      <w:r w:rsidRPr="00535544">
        <w:rPr>
          <w:rFonts w:ascii="Times New Roman" w:eastAsia="宋体" w:hAnsi="Times New Roman" w:cs="Times New Roman"/>
          <w:b/>
          <w:bCs/>
          <w:color w:val="EE0000"/>
          <w:sz w:val="24"/>
        </w:rPr>
        <w:t xml:space="preserve"> #</w:t>
      </w:r>
      <w:r w:rsidRPr="00535544">
        <w:rPr>
          <w:rFonts w:ascii="Times New Roman" w:eastAsia="宋体" w:hAnsi="Times New Roman" w:cs="Times New Roman"/>
          <w:b/>
          <w:bCs/>
          <w:color w:val="EE0000"/>
          <w:sz w:val="24"/>
        </w:rPr>
        <w:t>十五五规划</w:t>
      </w:r>
      <w:r w:rsidRPr="00535544">
        <w:rPr>
          <w:rFonts w:ascii="Times New Roman" w:eastAsia="宋体" w:hAnsi="Times New Roman" w:cs="Times New Roman"/>
          <w:b/>
          <w:bCs/>
          <w:color w:val="EE0000"/>
          <w:sz w:val="24"/>
        </w:rPr>
        <w:t xml:space="preserve"> #</w:t>
      </w:r>
      <w:r w:rsidR="004C1250">
        <w:rPr>
          <w:rFonts w:ascii="Times New Roman" w:eastAsia="宋体" w:hAnsi="Times New Roman" w:cs="Times New Roman" w:hint="eastAsia"/>
          <w:b/>
          <w:bCs/>
          <w:color w:val="EE0000"/>
          <w:sz w:val="24"/>
        </w:rPr>
        <w:t>减污降碳</w:t>
      </w:r>
    </w:p>
    <w:p w14:paraId="15BC276A" w14:textId="6345FB29" w:rsidR="00F121BC" w:rsidRPr="00D45AFE" w:rsidRDefault="00F121BC" w:rsidP="00D45AFE">
      <w:pPr>
        <w:spacing w:line="360" w:lineRule="auto"/>
        <w:ind w:firstLineChars="200" w:firstLine="480"/>
        <w:rPr>
          <w:rFonts w:ascii="Times New Roman" w:eastAsia="宋体" w:hAnsi="Times New Roman" w:cs="Times New Roman"/>
          <w:b/>
          <w:bCs/>
          <w:color w:val="000000" w:themeColor="text1"/>
          <w:sz w:val="24"/>
        </w:rPr>
      </w:pPr>
      <w:r w:rsidRPr="00B74554">
        <w:rPr>
          <w:rFonts w:ascii="Times New Roman" w:eastAsia="宋体" w:hAnsi="Times New Roman" w:cs="Times New Roman"/>
          <w:color w:val="000000" w:themeColor="text1"/>
          <w:sz w:val="24"/>
        </w:rPr>
        <w:t>近日，甘肃省人民政府办公厅印发《美丽甘肃建设</w:t>
      </w:r>
      <w:r w:rsidRPr="00B74554">
        <w:rPr>
          <w:rFonts w:ascii="Times New Roman" w:eastAsia="宋体" w:hAnsi="Times New Roman" w:cs="Times New Roman"/>
          <w:color w:val="000000" w:themeColor="text1"/>
          <w:sz w:val="24"/>
        </w:rPr>
        <w:t>“</w:t>
      </w:r>
      <w:r w:rsidRPr="00B74554">
        <w:rPr>
          <w:rFonts w:ascii="Times New Roman" w:eastAsia="宋体" w:hAnsi="Times New Roman" w:cs="Times New Roman"/>
          <w:color w:val="000000" w:themeColor="text1"/>
          <w:sz w:val="24"/>
        </w:rPr>
        <w:t>十五五</w:t>
      </w:r>
      <w:r w:rsidRPr="00B74554">
        <w:rPr>
          <w:rFonts w:ascii="Times New Roman" w:eastAsia="宋体" w:hAnsi="Times New Roman" w:cs="Times New Roman"/>
          <w:color w:val="000000" w:themeColor="text1"/>
          <w:sz w:val="24"/>
        </w:rPr>
        <w:t>”</w:t>
      </w:r>
      <w:r w:rsidRPr="00B74554">
        <w:rPr>
          <w:rFonts w:ascii="Times New Roman" w:eastAsia="宋体" w:hAnsi="Times New Roman" w:cs="Times New Roman"/>
          <w:color w:val="000000" w:themeColor="text1"/>
          <w:sz w:val="24"/>
        </w:rPr>
        <w:t>规划》</w:t>
      </w:r>
      <w:r w:rsidR="004E2A55">
        <w:rPr>
          <w:rFonts w:ascii="Times New Roman" w:eastAsia="宋体" w:hAnsi="Times New Roman" w:cs="Times New Roman" w:hint="eastAsia"/>
          <w:color w:val="000000" w:themeColor="text1"/>
          <w:sz w:val="24"/>
        </w:rPr>
        <w:t>，</w:t>
      </w:r>
      <w:r w:rsidRPr="00B74554">
        <w:rPr>
          <w:rFonts w:ascii="Times New Roman" w:eastAsia="宋体" w:hAnsi="Times New Roman" w:cs="Times New Roman"/>
          <w:color w:val="000000" w:themeColor="text1"/>
          <w:sz w:val="24"/>
        </w:rPr>
        <w:t>规划提出，甘肃将协同推进降碳、减污、扩绿、增长</w:t>
      </w:r>
      <w:r w:rsidR="004E2A55">
        <w:rPr>
          <w:rFonts w:ascii="Times New Roman" w:eastAsia="宋体" w:hAnsi="Times New Roman" w:cs="Times New Roman" w:hint="eastAsia"/>
          <w:color w:val="000000" w:themeColor="text1"/>
          <w:sz w:val="24"/>
        </w:rPr>
        <w:t>；</w:t>
      </w:r>
      <w:r w:rsidR="004E2A55" w:rsidRPr="001A15C3">
        <w:rPr>
          <w:rFonts w:ascii="Times New Roman" w:eastAsia="宋体" w:hAnsi="Times New Roman" w:cs="Times New Roman"/>
          <w:b/>
          <w:bCs/>
          <w:color w:val="000000" w:themeColor="text1"/>
          <w:sz w:val="24"/>
        </w:rPr>
        <w:t>到</w:t>
      </w:r>
      <w:r w:rsidR="004E2A55" w:rsidRPr="001A15C3">
        <w:rPr>
          <w:rFonts w:ascii="Times New Roman" w:eastAsia="宋体" w:hAnsi="Times New Roman" w:cs="Times New Roman"/>
          <w:b/>
          <w:bCs/>
          <w:color w:val="000000" w:themeColor="text1"/>
          <w:sz w:val="24"/>
        </w:rPr>
        <w:t>2030</w:t>
      </w:r>
      <w:r w:rsidR="004E2A55" w:rsidRPr="001A15C3">
        <w:rPr>
          <w:rFonts w:ascii="Times New Roman" w:eastAsia="宋体" w:hAnsi="Times New Roman" w:cs="Times New Roman"/>
          <w:b/>
          <w:bCs/>
          <w:color w:val="000000" w:themeColor="text1"/>
          <w:sz w:val="24"/>
        </w:rPr>
        <w:t>年，甘肃主要污染物排放总量持续减少，单位地区生产总值二氧化碳排放持续降低，非化石能源消费比重持续提高，碳达峰目标如期实现，形成污染减排与低碳转型协同推进的美丽甘肃建设格局</w:t>
      </w:r>
      <w:r w:rsidR="001A15C3">
        <w:rPr>
          <w:rFonts w:ascii="Times New Roman" w:eastAsia="宋体" w:hAnsi="Times New Roman" w:cs="Times New Roman" w:hint="eastAsia"/>
          <w:b/>
          <w:bCs/>
          <w:color w:val="000000" w:themeColor="text1"/>
          <w:sz w:val="24"/>
        </w:rPr>
        <w:t>。</w:t>
      </w:r>
      <w:r w:rsidRPr="00B74554">
        <w:rPr>
          <w:rFonts w:ascii="Times New Roman" w:eastAsia="宋体" w:hAnsi="Times New Roman" w:cs="Times New Roman"/>
          <w:color w:val="000000" w:themeColor="text1"/>
          <w:sz w:val="24"/>
        </w:rPr>
        <w:t>详情</w:t>
      </w:r>
      <w:r w:rsidRPr="00B74554">
        <w:rPr>
          <w:rFonts w:ascii="Times New Roman" w:eastAsia="宋体" w:hAnsi="Times New Roman" w:cs="Times New Roman"/>
          <w:color w:val="000000" w:themeColor="text1"/>
          <w:sz w:val="24"/>
        </w:rPr>
        <w:t>&gt;&gt;</w:t>
      </w:r>
    </w:p>
    <w:p w14:paraId="6E40C913" w14:textId="77777777" w:rsidR="00F121BC" w:rsidRPr="00737391" w:rsidRDefault="00F121BC" w:rsidP="00F121BC">
      <w:pPr>
        <w:spacing w:line="360" w:lineRule="auto"/>
        <w:rPr>
          <w:rFonts w:ascii="Times New Roman" w:eastAsia="宋体" w:hAnsi="Times New Roman" w:cs="Times New Roman"/>
          <w:color w:val="000000" w:themeColor="text1"/>
          <w:sz w:val="24"/>
        </w:rPr>
      </w:pPr>
      <w:hyperlink r:id="rId13" w:history="1">
        <w:r w:rsidRPr="00737391">
          <w:rPr>
            <w:rStyle w:val="aa"/>
            <w:rFonts w:ascii="Times New Roman" w:eastAsia="宋体" w:hAnsi="Times New Roman" w:cs="Times New Roman"/>
            <w:sz w:val="24"/>
          </w:rPr>
          <w:t>https://mp.weixin.qq.com/s/42ZMvFbkLimP1qrydT_2Zg</w:t>
        </w:r>
      </w:hyperlink>
    </w:p>
    <w:p w14:paraId="32F435A7" w14:textId="77777777" w:rsidR="00F121BC" w:rsidRDefault="00F121BC" w:rsidP="00F121BC">
      <w:pPr>
        <w:spacing w:line="360" w:lineRule="auto"/>
        <w:rPr>
          <w:rFonts w:ascii="Times New Roman" w:eastAsia="宋体" w:hAnsi="Times New Roman" w:cs="Times New Roman"/>
          <w:sz w:val="24"/>
        </w:rPr>
      </w:pPr>
    </w:p>
    <w:p w14:paraId="40055742" w14:textId="2D6FC71B" w:rsidR="00C666E5" w:rsidRPr="00D32194" w:rsidRDefault="00C666E5" w:rsidP="00C666E5">
      <w:pPr>
        <w:spacing w:line="360" w:lineRule="auto"/>
        <w:rPr>
          <w:rFonts w:ascii="Times New Roman" w:eastAsia="宋体" w:hAnsi="Times New Roman" w:cs="Times New Roman"/>
          <w:color w:val="00B0F0"/>
          <w:sz w:val="24"/>
        </w:rPr>
      </w:pPr>
      <w:r w:rsidRPr="00D32194">
        <w:rPr>
          <w:rFonts w:ascii="Times New Roman" w:eastAsia="宋体" w:hAnsi="Times New Roman" w:cs="Times New Roman"/>
          <w:b/>
          <w:bCs/>
          <w:color w:val="00B0F0"/>
          <w:sz w:val="24"/>
        </w:rPr>
        <w:t>【河北】</w:t>
      </w:r>
      <w:r w:rsidR="00B378C5" w:rsidRPr="00B378C5">
        <w:rPr>
          <w:rFonts w:ascii="Times New Roman" w:eastAsia="宋体" w:hAnsi="Times New Roman" w:cs="Times New Roman"/>
          <w:b/>
          <w:bCs/>
          <w:color w:val="00B0F0"/>
          <w:sz w:val="24"/>
        </w:rPr>
        <w:t>河北推进钢铁行业清洁运输，以新能源重卡替代协同减少尾气排放和碳排放</w:t>
      </w:r>
    </w:p>
    <w:p w14:paraId="27F15BF7" w14:textId="4F01BB5D" w:rsidR="00C666E5" w:rsidRPr="00D32194" w:rsidRDefault="00C666E5" w:rsidP="00C666E5">
      <w:pPr>
        <w:spacing w:line="360" w:lineRule="auto"/>
        <w:rPr>
          <w:rFonts w:ascii="Times New Roman" w:eastAsia="宋体" w:hAnsi="Times New Roman" w:cs="Times New Roman"/>
          <w:color w:val="EE0000"/>
          <w:sz w:val="24"/>
        </w:rPr>
      </w:pPr>
      <w:r w:rsidRPr="00D32194">
        <w:rPr>
          <w:rFonts w:ascii="Times New Roman" w:eastAsia="宋体" w:hAnsi="Times New Roman" w:cs="Times New Roman"/>
          <w:b/>
          <w:bCs/>
          <w:color w:val="EE0000"/>
          <w:sz w:val="24"/>
        </w:rPr>
        <w:t>#</w:t>
      </w:r>
      <w:r w:rsidRPr="00D32194">
        <w:rPr>
          <w:rFonts w:ascii="Times New Roman" w:eastAsia="宋体" w:hAnsi="Times New Roman" w:cs="Times New Roman"/>
          <w:b/>
          <w:bCs/>
          <w:color w:val="EE0000"/>
          <w:sz w:val="24"/>
        </w:rPr>
        <w:t>清洁运输</w:t>
      </w:r>
      <w:r w:rsidRPr="00D32194">
        <w:rPr>
          <w:rFonts w:ascii="Times New Roman" w:eastAsia="宋体" w:hAnsi="Times New Roman" w:cs="Times New Roman"/>
          <w:b/>
          <w:bCs/>
          <w:color w:val="EE0000"/>
          <w:sz w:val="24"/>
        </w:rPr>
        <w:t xml:space="preserve"> #</w:t>
      </w:r>
      <w:r w:rsidRPr="00D32194">
        <w:rPr>
          <w:rFonts w:ascii="Times New Roman" w:eastAsia="宋体" w:hAnsi="Times New Roman" w:cs="Times New Roman"/>
          <w:b/>
          <w:bCs/>
          <w:color w:val="EE0000"/>
          <w:sz w:val="24"/>
        </w:rPr>
        <w:t>新能源重卡</w:t>
      </w:r>
      <w:r w:rsidRPr="00D32194">
        <w:rPr>
          <w:rFonts w:ascii="Times New Roman" w:eastAsia="宋体" w:hAnsi="Times New Roman" w:cs="Times New Roman"/>
          <w:b/>
          <w:bCs/>
          <w:color w:val="EE0000"/>
          <w:sz w:val="24"/>
        </w:rPr>
        <w:t xml:space="preserve"> </w:t>
      </w:r>
      <w:r w:rsidR="004C1250">
        <w:rPr>
          <w:rFonts w:ascii="Times New Roman" w:eastAsia="宋体" w:hAnsi="Times New Roman" w:cs="Times New Roman" w:hint="eastAsia"/>
          <w:b/>
          <w:bCs/>
          <w:color w:val="EE0000"/>
          <w:sz w:val="24"/>
        </w:rPr>
        <w:t>#</w:t>
      </w:r>
      <w:r w:rsidR="004C1250">
        <w:rPr>
          <w:rFonts w:ascii="Times New Roman" w:eastAsia="宋体" w:hAnsi="Times New Roman" w:cs="Times New Roman" w:hint="eastAsia"/>
          <w:b/>
          <w:bCs/>
          <w:color w:val="EE0000"/>
          <w:sz w:val="24"/>
        </w:rPr>
        <w:t>减污降碳</w:t>
      </w:r>
    </w:p>
    <w:p w14:paraId="7161D62A" w14:textId="248AE891" w:rsidR="00C666E5" w:rsidRPr="00994E5F" w:rsidRDefault="00C666E5" w:rsidP="00C666E5">
      <w:pPr>
        <w:spacing w:line="360" w:lineRule="auto"/>
        <w:ind w:firstLineChars="200" w:firstLine="480"/>
        <w:rPr>
          <w:rFonts w:ascii="Times New Roman" w:eastAsia="宋体" w:hAnsi="Times New Roman" w:cs="Times New Roman"/>
          <w:color w:val="000000" w:themeColor="text1"/>
          <w:sz w:val="24"/>
        </w:rPr>
      </w:pPr>
      <w:r w:rsidRPr="00994E5F">
        <w:rPr>
          <w:rFonts w:ascii="Times New Roman" w:eastAsia="宋体" w:hAnsi="Times New Roman" w:cs="Times New Roman"/>
          <w:color w:val="000000" w:themeColor="text1"/>
          <w:sz w:val="24"/>
        </w:rPr>
        <w:t>河北以钢铁行业大宗货物运输为重点，</w:t>
      </w:r>
      <w:r w:rsidR="007875F3" w:rsidRPr="007875F3">
        <w:rPr>
          <w:rFonts w:ascii="Times New Roman" w:eastAsia="宋体" w:hAnsi="Times New Roman" w:cs="Times New Roman"/>
          <w:b/>
          <w:bCs/>
          <w:color w:val="000000" w:themeColor="text1"/>
          <w:sz w:val="24"/>
        </w:rPr>
        <w:t>通过新能源重卡替代、补贴支持和充换电设施建设，提升中长途清洁运输比例，协同减少柴油重卡尾气污染和碳排放</w:t>
      </w:r>
      <w:r w:rsidR="007875F3">
        <w:rPr>
          <w:rFonts w:ascii="Times New Roman" w:eastAsia="宋体" w:hAnsi="Times New Roman" w:cs="Times New Roman" w:hint="eastAsia"/>
          <w:b/>
          <w:bCs/>
          <w:color w:val="000000" w:themeColor="text1"/>
          <w:sz w:val="24"/>
        </w:rPr>
        <w:t>。</w:t>
      </w:r>
      <w:r w:rsidRPr="00994E5F">
        <w:rPr>
          <w:rFonts w:ascii="Times New Roman" w:eastAsia="宋体" w:hAnsi="Times New Roman" w:cs="Times New Roman"/>
          <w:color w:val="000000" w:themeColor="text1"/>
          <w:sz w:val="24"/>
        </w:rPr>
        <w:t>截至今年</w:t>
      </w:r>
      <w:r w:rsidRPr="00994E5F">
        <w:rPr>
          <w:rFonts w:ascii="Times New Roman" w:eastAsia="宋体" w:hAnsi="Times New Roman" w:cs="Times New Roman"/>
          <w:color w:val="000000" w:themeColor="text1"/>
          <w:sz w:val="24"/>
        </w:rPr>
        <w:t>7</w:t>
      </w:r>
      <w:r w:rsidRPr="00994E5F">
        <w:rPr>
          <w:rFonts w:ascii="Times New Roman" w:eastAsia="宋体" w:hAnsi="Times New Roman" w:cs="Times New Roman"/>
          <w:color w:val="000000" w:themeColor="text1"/>
          <w:sz w:val="24"/>
        </w:rPr>
        <w:t>月底，河北省新能源重卡保有量达</w:t>
      </w:r>
      <w:r w:rsidRPr="00994E5F">
        <w:rPr>
          <w:rFonts w:ascii="Times New Roman" w:eastAsia="宋体" w:hAnsi="Times New Roman" w:cs="Times New Roman"/>
          <w:color w:val="000000" w:themeColor="text1"/>
          <w:sz w:val="24"/>
        </w:rPr>
        <w:t>6.3</w:t>
      </w:r>
      <w:r w:rsidRPr="00994E5F">
        <w:rPr>
          <w:rFonts w:ascii="Times New Roman" w:eastAsia="宋体" w:hAnsi="Times New Roman" w:cs="Times New Roman"/>
          <w:color w:val="000000" w:themeColor="text1"/>
          <w:sz w:val="24"/>
        </w:rPr>
        <w:t>万辆，居全国第一位</w:t>
      </w:r>
      <w:r>
        <w:rPr>
          <w:rFonts w:ascii="Times New Roman" w:eastAsia="宋体" w:hAnsi="Times New Roman" w:cs="Times New Roman" w:hint="eastAsia"/>
          <w:color w:val="000000" w:themeColor="text1"/>
          <w:sz w:val="24"/>
        </w:rPr>
        <w:t>。</w:t>
      </w:r>
      <w:r w:rsidRPr="00994E5F">
        <w:rPr>
          <w:rFonts w:ascii="Times New Roman" w:eastAsia="宋体" w:hAnsi="Times New Roman" w:cs="Times New Roman"/>
          <w:color w:val="000000" w:themeColor="text1"/>
          <w:sz w:val="24"/>
        </w:rPr>
        <w:t>武安</w:t>
      </w:r>
      <w:r w:rsidRPr="00994E5F">
        <w:rPr>
          <w:rFonts w:ascii="Times New Roman" w:eastAsia="宋体" w:hAnsi="Times New Roman" w:cs="Times New Roman"/>
          <w:color w:val="000000" w:themeColor="text1"/>
          <w:sz w:val="24"/>
        </w:rPr>
        <w:t>—</w:t>
      </w:r>
      <w:r w:rsidRPr="00994E5F">
        <w:rPr>
          <w:rFonts w:ascii="Times New Roman" w:eastAsia="宋体" w:hAnsi="Times New Roman" w:cs="Times New Roman"/>
          <w:color w:val="000000" w:themeColor="text1"/>
          <w:sz w:val="24"/>
        </w:rPr>
        <w:t>黄骅港绿色运输长廊沿线每天活跃新能源重卡</w:t>
      </w:r>
      <w:r w:rsidRPr="00994E5F">
        <w:rPr>
          <w:rFonts w:ascii="Times New Roman" w:eastAsia="宋体" w:hAnsi="Times New Roman" w:cs="Times New Roman"/>
          <w:color w:val="000000" w:themeColor="text1"/>
          <w:sz w:val="24"/>
        </w:rPr>
        <w:t>600</w:t>
      </w:r>
      <w:r w:rsidRPr="00994E5F">
        <w:rPr>
          <w:rFonts w:ascii="Times New Roman" w:eastAsia="宋体" w:hAnsi="Times New Roman" w:cs="Times New Roman"/>
          <w:color w:val="000000" w:themeColor="text1"/>
          <w:sz w:val="24"/>
        </w:rPr>
        <w:t>多辆，推动钢铁清洁运输从短途转运向跨区域干线延伸。详情</w:t>
      </w:r>
      <w:r w:rsidRPr="00994E5F">
        <w:rPr>
          <w:rFonts w:ascii="Times New Roman" w:eastAsia="宋体" w:hAnsi="Times New Roman" w:cs="Times New Roman"/>
          <w:color w:val="000000" w:themeColor="text1"/>
          <w:sz w:val="24"/>
        </w:rPr>
        <w:t>&gt;&gt;</w:t>
      </w:r>
    </w:p>
    <w:p w14:paraId="700DCB88" w14:textId="69427CB7" w:rsidR="00C666E5" w:rsidRPr="00A3197E" w:rsidRDefault="00A3197E" w:rsidP="00C666E5">
      <w:pPr>
        <w:spacing w:line="360" w:lineRule="auto"/>
        <w:rPr>
          <w:rFonts w:ascii="Times New Roman" w:hAnsi="Times New Roman" w:cs="Times New Roman"/>
          <w:sz w:val="24"/>
        </w:rPr>
      </w:pPr>
      <w:r w:rsidRPr="00A3197E">
        <w:rPr>
          <w:rFonts w:ascii="Times New Roman" w:hAnsi="Times New Roman" w:cs="Times New Roman"/>
          <w:sz w:val="24"/>
        </w:rPr>
        <w:fldChar w:fldCharType="begin"/>
      </w:r>
      <w:ins w:id="4" w:author="chuqiao Yan" w:date="2026-09-10T18:03:00Z" w16du:dateUtc="2026-09-10T10:03:00Z">
        <w:r w:rsidRPr="00A3197E">
          <w:rPr>
            <w:rFonts w:ascii="Times New Roman" w:hAnsi="Times New Roman" w:cs="Times New Roman"/>
            <w:sz w:val="24"/>
          </w:rPr>
          <w:instrText>HYPERLINK "</w:instrText>
        </w:r>
      </w:ins>
      <w:r w:rsidRPr="00A3197E">
        <w:rPr>
          <w:rFonts w:ascii="Times New Roman" w:hAnsi="Times New Roman" w:cs="Times New Roman"/>
          <w:sz w:val="24"/>
        </w:rPr>
        <w:instrText>https://mp.weixin.qq.com/s/xYREhYhQ06bfElqRTcKzBQ?click_id=498262172</w:instrText>
      </w:r>
      <w:ins w:id="5" w:author="chuqiao Yan" w:date="2026-09-10T18:03:00Z" w16du:dateUtc="2026-09-10T10:03:00Z">
        <w:r w:rsidRPr="00A3197E">
          <w:rPr>
            <w:rFonts w:ascii="Times New Roman" w:hAnsi="Times New Roman" w:cs="Times New Roman"/>
            <w:sz w:val="24"/>
          </w:rPr>
          <w:instrText>"</w:instrText>
        </w:r>
      </w:ins>
      <w:r w:rsidRPr="00A3197E">
        <w:rPr>
          <w:rFonts w:ascii="Times New Roman" w:hAnsi="Times New Roman" w:cs="Times New Roman"/>
          <w:sz w:val="24"/>
        </w:rPr>
      </w:r>
      <w:r w:rsidRPr="00A3197E">
        <w:rPr>
          <w:rFonts w:ascii="Times New Roman" w:hAnsi="Times New Roman" w:cs="Times New Roman"/>
          <w:sz w:val="24"/>
        </w:rPr>
        <w:fldChar w:fldCharType="separate"/>
      </w:r>
      <w:r w:rsidRPr="00A3197E">
        <w:rPr>
          <w:rStyle w:val="aa"/>
          <w:rFonts w:ascii="Times New Roman" w:hAnsi="Times New Roman" w:cs="Times New Roman"/>
          <w:sz w:val="24"/>
        </w:rPr>
        <w:t>https://mp.weixin.qq.com/s/xYREhYhQ06bfElqRTcKzBQ?click_id=498262172</w:t>
      </w:r>
      <w:r w:rsidRPr="00A3197E">
        <w:rPr>
          <w:rFonts w:ascii="Times New Roman" w:hAnsi="Times New Roman" w:cs="Times New Roman"/>
          <w:sz w:val="24"/>
        </w:rPr>
        <w:fldChar w:fldCharType="end"/>
      </w:r>
    </w:p>
    <w:p w14:paraId="09F10279" w14:textId="77777777" w:rsidR="00A3197E" w:rsidRPr="00A3197E" w:rsidRDefault="00A3197E" w:rsidP="00C666E5">
      <w:pPr>
        <w:spacing w:line="360" w:lineRule="auto"/>
        <w:rPr>
          <w:rFonts w:ascii="Times New Roman" w:eastAsia="宋体" w:hAnsi="Times New Roman" w:cs="Times New Roman"/>
          <w:color w:val="000000" w:themeColor="text1"/>
          <w:sz w:val="24"/>
        </w:rPr>
      </w:pPr>
    </w:p>
    <w:p w14:paraId="6CB3926D" w14:textId="77777777" w:rsidR="00C666E5" w:rsidRPr="00C666E5" w:rsidRDefault="00C666E5" w:rsidP="00F121BC">
      <w:pPr>
        <w:spacing w:line="360" w:lineRule="auto"/>
        <w:rPr>
          <w:rFonts w:ascii="Times New Roman" w:eastAsia="宋体" w:hAnsi="Times New Roman" w:cs="Times New Roman"/>
          <w:sz w:val="24"/>
        </w:rPr>
      </w:pPr>
    </w:p>
    <w:sectPr w:rsidR="00C666E5" w:rsidRPr="00C666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4A57D" w14:textId="77777777" w:rsidR="00FA35A0" w:rsidRDefault="00FA35A0" w:rsidP="0068574A">
      <w:r>
        <w:separator/>
      </w:r>
    </w:p>
  </w:endnote>
  <w:endnote w:type="continuationSeparator" w:id="0">
    <w:p w14:paraId="0E2B7980" w14:textId="77777777" w:rsidR="00FA35A0" w:rsidRDefault="00FA35A0" w:rsidP="00685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D99A0" w14:textId="77777777" w:rsidR="00FA35A0" w:rsidRDefault="00FA35A0" w:rsidP="0068574A">
      <w:r>
        <w:separator/>
      </w:r>
    </w:p>
  </w:footnote>
  <w:footnote w:type="continuationSeparator" w:id="0">
    <w:p w14:paraId="2267CC26" w14:textId="77777777" w:rsidR="00FA35A0" w:rsidRDefault="00FA35A0" w:rsidP="0068574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uqiao Yan">
    <w15:presenceInfo w15:providerId="Windows Live" w15:userId="0fc2706369f5e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5D5BC6"/>
    <w:rsid w:val="00001D0A"/>
    <w:rsid w:val="00001E8B"/>
    <w:rsid w:val="00003455"/>
    <w:rsid w:val="000037DE"/>
    <w:rsid w:val="00007BF6"/>
    <w:rsid w:val="00010313"/>
    <w:rsid w:val="00010650"/>
    <w:rsid w:val="00010945"/>
    <w:rsid w:val="00011BB6"/>
    <w:rsid w:val="00015C31"/>
    <w:rsid w:val="0002084A"/>
    <w:rsid w:val="00021A60"/>
    <w:rsid w:val="00021B2C"/>
    <w:rsid w:val="00022366"/>
    <w:rsid w:val="00024246"/>
    <w:rsid w:val="00024D3A"/>
    <w:rsid w:val="00025828"/>
    <w:rsid w:val="00033C6E"/>
    <w:rsid w:val="00033DAE"/>
    <w:rsid w:val="000357BC"/>
    <w:rsid w:val="00036960"/>
    <w:rsid w:val="000379E3"/>
    <w:rsid w:val="000418CB"/>
    <w:rsid w:val="00042A8C"/>
    <w:rsid w:val="00042AE4"/>
    <w:rsid w:val="0004341D"/>
    <w:rsid w:val="00044779"/>
    <w:rsid w:val="00044BDE"/>
    <w:rsid w:val="00045F3C"/>
    <w:rsid w:val="000465DC"/>
    <w:rsid w:val="000471C7"/>
    <w:rsid w:val="00055B72"/>
    <w:rsid w:val="00055F13"/>
    <w:rsid w:val="000566DC"/>
    <w:rsid w:val="0006187C"/>
    <w:rsid w:val="000656EC"/>
    <w:rsid w:val="000666F6"/>
    <w:rsid w:val="000713D6"/>
    <w:rsid w:val="00073018"/>
    <w:rsid w:val="00074E23"/>
    <w:rsid w:val="00076FA5"/>
    <w:rsid w:val="00077302"/>
    <w:rsid w:val="00077EAA"/>
    <w:rsid w:val="0008037D"/>
    <w:rsid w:val="00080D66"/>
    <w:rsid w:val="0008497D"/>
    <w:rsid w:val="00085E50"/>
    <w:rsid w:val="000874E4"/>
    <w:rsid w:val="00090663"/>
    <w:rsid w:val="00090E61"/>
    <w:rsid w:val="00091F60"/>
    <w:rsid w:val="0009215C"/>
    <w:rsid w:val="00094A8F"/>
    <w:rsid w:val="00096467"/>
    <w:rsid w:val="00097806"/>
    <w:rsid w:val="000A131C"/>
    <w:rsid w:val="000A1555"/>
    <w:rsid w:val="000A22BA"/>
    <w:rsid w:val="000A2B3A"/>
    <w:rsid w:val="000A2F38"/>
    <w:rsid w:val="000A37B1"/>
    <w:rsid w:val="000A3840"/>
    <w:rsid w:val="000A3BC7"/>
    <w:rsid w:val="000B1BC9"/>
    <w:rsid w:val="000B26F0"/>
    <w:rsid w:val="000B2776"/>
    <w:rsid w:val="000B2CE3"/>
    <w:rsid w:val="000B397E"/>
    <w:rsid w:val="000B3E3C"/>
    <w:rsid w:val="000B7F1C"/>
    <w:rsid w:val="000B7FA9"/>
    <w:rsid w:val="000C0037"/>
    <w:rsid w:val="000C1F38"/>
    <w:rsid w:val="000C23BE"/>
    <w:rsid w:val="000C2E23"/>
    <w:rsid w:val="000C2F02"/>
    <w:rsid w:val="000C37CD"/>
    <w:rsid w:val="000C44E5"/>
    <w:rsid w:val="000C7D27"/>
    <w:rsid w:val="000D0196"/>
    <w:rsid w:val="000D278F"/>
    <w:rsid w:val="000D3AB3"/>
    <w:rsid w:val="000D5B05"/>
    <w:rsid w:val="000D6B0C"/>
    <w:rsid w:val="000D7C99"/>
    <w:rsid w:val="000E2135"/>
    <w:rsid w:val="000E2A27"/>
    <w:rsid w:val="000E38FD"/>
    <w:rsid w:val="000E3911"/>
    <w:rsid w:val="000E4320"/>
    <w:rsid w:val="000E71AC"/>
    <w:rsid w:val="000E776C"/>
    <w:rsid w:val="000F17A3"/>
    <w:rsid w:val="000F3936"/>
    <w:rsid w:val="000F3CC7"/>
    <w:rsid w:val="000F52E4"/>
    <w:rsid w:val="000F5BA1"/>
    <w:rsid w:val="000F7C41"/>
    <w:rsid w:val="000F7E20"/>
    <w:rsid w:val="00103258"/>
    <w:rsid w:val="001111C7"/>
    <w:rsid w:val="00112677"/>
    <w:rsid w:val="00113498"/>
    <w:rsid w:val="00113E59"/>
    <w:rsid w:val="001142B7"/>
    <w:rsid w:val="0011538C"/>
    <w:rsid w:val="00115887"/>
    <w:rsid w:val="00115D33"/>
    <w:rsid w:val="00117881"/>
    <w:rsid w:val="00121FBE"/>
    <w:rsid w:val="00123662"/>
    <w:rsid w:val="0012370C"/>
    <w:rsid w:val="00132563"/>
    <w:rsid w:val="00132614"/>
    <w:rsid w:val="0013326D"/>
    <w:rsid w:val="00135853"/>
    <w:rsid w:val="0013618E"/>
    <w:rsid w:val="00137387"/>
    <w:rsid w:val="00137526"/>
    <w:rsid w:val="001405AC"/>
    <w:rsid w:val="001412A9"/>
    <w:rsid w:val="00145363"/>
    <w:rsid w:val="00145538"/>
    <w:rsid w:val="00151061"/>
    <w:rsid w:val="00151DD1"/>
    <w:rsid w:val="00152EC4"/>
    <w:rsid w:val="00155D75"/>
    <w:rsid w:val="00156E96"/>
    <w:rsid w:val="00160F91"/>
    <w:rsid w:val="00162F6F"/>
    <w:rsid w:val="001635E7"/>
    <w:rsid w:val="001647B4"/>
    <w:rsid w:val="00165F44"/>
    <w:rsid w:val="001679FE"/>
    <w:rsid w:val="00170051"/>
    <w:rsid w:val="0017048C"/>
    <w:rsid w:val="001721DF"/>
    <w:rsid w:val="00172BF4"/>
    <w:rsid w:val="00172E1F"/>
    <w:rsid w:val="00173356"/>
    <w:rsid w:val="00176BDE"/>
    <w:rsid w:val="00176BF6"/>
    <w:rsid w:val="001772A6"/>
    <w:rsid w:val="00182025"/>
    <w:rsid w:val="001830B2"/>
    <w:rsid w:val="0018431E"/>
    <w:rsid w:val="00185127"/>
    <w:rsid w:val="001854FE"/>
    <w:rsid w:val="00186FB5"/>
    <w:rsid w:val="0019141E"/>
    <w:rsid w:val="00191778"/>
    <w:rsid w:val="001918F2"/>
    <w:rsid w:val="00194D5E"/>
    <w:rsid w:val="0019521C"/>
    <w:rsid w:val="0019740B"/>
    <w:rsid w:val="001A02F2"/>
    <w:rsid w:val="001A15C3"/>
    <w:rsid w:val="001A2068"/>
    <w:rsid w:val="001A3BEE"/>
    <w:rsid w:val="001A6250"/>
    <w:rsid w:val="001B3787"/>
    <w:rsid w:val="001B4DE3"/>
    <w:rsid w:val="001B767F"/>
    <w:rsid w:val="001B7D6D"/>
    <w:rsid w:val="001C0466"/>
    <w:rsid w:val="001C2920"/>
    <w:rsid w:val="001C3A94"/>
    <w:rsid w:val="001C4E87"/>
    <w:rsid w:val="001C74CE"/>
    <w:rsid w:val="001C774F"/>
    <w:rsid w:val="001C7849"/>
    <w:rsid w:val="001D1A19"/>
    <w:rsid w:val="001D503E"/>
    <w:rsid w:val="001D50D8"/>
    <w:rsid w:val="001D573B"/>
    <w:rsid w:val="001D6346"/>
    <w:rsid w:val="001E0F68"/>
    <w:rsid w:val="001E1CE5"/>
    <w:rsid w:val="001E3D62"/>
    <w:rsid w:val="001E57E2"/>
    <w:rsid w:val="001E5D7F"/>
    <w:rsid w:val="001E7850"/>
    <w:rsid w:val="001F0008"/>
    <w:rsid w:val="001F0242"/>
    <w:rsid w:val="001F1E64"/>
    <w:rsid w:val="001F1F7E"/>
    <w:rsid w:val="001F3201"/>
    <w:rsid w:val="001F4319"/>
    <w:rsid w:val="001F4920"/>
    <w:rsid w:val="001F59E5"/>
    <w:rsid w:val="001F5BE2"/>
    <w:rsid w:val="001F7245"/>
    <w:rsid w:val="00200BCF"/>
    <w:rsid w:val="00200EF4"/>
    <w:rsid w:val="0020133A"/>
    <w:rsid w:val="00201DEF"/>
    <w:rsid w:val="00202D50"/>
    <w:rsid w:val="00203AA0"/>
    <w:rsid w:val="002046AE"/>
    <w:rsid w:val="0020631D"/>
    <w:rsid w:val="00206339"/>
    <w:rsid w:val="00206418"/>
    <w:rsid w:val="002067DE"/>
    <w:rsid w:val="00211777"/>
    <w:rsid w:val="00211E80"/>
    <w:rsid w:val="00213732"/>
    <w:rsid w:val="00214155"/>
    <w:rsid w:val="00215775"/>
    <w:rsid w:val="00216399"/>
    <w:rsid w:val="0021747D"/>
    <w:rsid w:val="00223B07"/>
    <w:rsid w:val="00224B2B"/>
    <w:rsid w:val="0022559D"/>
    <w:rsid w:val="002267D6"/>
    <w:rsid w:val="00226EB2"/>
    <w:rsid w:val="0022784E"/>
    <w:rsid w:val="00231594"/>
    <w:rsid w:val="002335B2"/>
    <w:rsid w:val="002343DD"/>
    <w:rsid w:val="00234A50"/>
    <w:rsid w:val="00234F3C"/>
    <w:rsid w:val="00237BC8"/>
    <w:rsid w:val="00237D1F"/>
    <w:rsid w:val="0024260C"/>
    <w:rsid w:val="00243431"/>
    <w:rsid w:val="00243512"/>
    <w:rsid w:val="002439C7"/>
    <w:rsid w:val="00243D6E"/>
    <w:rsid w:val="00245A04"/>
    <w:rsid w:val="00245A62"/>
    <w:rsid w:val="002463FD"/>
    <w:rsid w:val="002467FC"/>
    <w:rsid w:val="00246BBF"/>
    <w:rsid w:val="00251780"/>
    <w:rsid w:val="00252F41"/>
    <w:rsid w:val="00252FC2"/>
    <w:rsid w:val="00253097"/>
    <w:rsid w:val="002534BC"/>
    <w:rsid w:val="00253D92"/>
    <w:rsid w:val="00255789"/>
    <w:rsid w:val="00260AA6"/>
    <w:rsid w:val="00261DAA"/>
    <w:rsid w:val="002644B9"/>
    <w:rsid w:val="00264BF1"/>
    <w:rsid w:val="00266CBD"/>
    <w:rsid w:val="00270E76"/>
    <w:rsid w:val="00272D45"/>
    <w:rsid w:val="00275424"/>
    <w:rsid w:val="0027583E"/>
    <w:rsid w:val="002772A2"/>
    <w:rsid w:val="0027798F"/>
    <w:rsid w:val="00280FFF"/>
    <w:rsid w:val="0028183C"/>
    <w:rsid w:val="002818DC"/>
    <w:rsid w:val="00281EF3"/>
    <w:rsid w:val="00283784"/>
    <w:rsid w:val="00283D70"/>
    <w:rsid w:val="00285BC8"/>
    <w:rsid w:val="00290A54"/>
    <w:rsid w:val="00292665"/>
    <w:rsid w:val="00292B90"/>
    <w:rsid w:val="002A2071"/>
    <w:rsid w:val="002A5455"/>
    <w:rsid w:val="002A5FB3"/>
    <w:rsid w:val="002A7D1A"/>
    <w:rsid w:val="002B51E4"/>
    <w:rsid w:val="002B7385"/>
    <w:rsid w:val="002B7C04"/>
    <w:rsid w:val="002C2241"/>
    <w:rsid w:val="002C3203"/>
    <w:rsid w:val="002C34F8"/>
    <w:rsid w:val="002C41B0"/>
    <w:rsid w:val="002C685D"/>
    <w:rsid w:val="002C6F33"/>
    <w:rsid w:val="002D02B5"/>
    <w:rsid w:val="002D19F0"/>
    <w:rsid w:val="002D2264"/>
    <w:rsid w:val="002D2C7F"/>
    <w:rsid w:val="002D4314"/>
    <w:rsid w:val="002D6AF3"/>
    <w:rsid w:val="002E18DC"/>
    <w:rsid w:val="002E1A8A"/>
    <w:rsid w:val="002E278F"/>
    <w:rsid w:val="002E581D"/>
    <w:rsid w:val="002F1EAB"/>
    <w:rsid w:val="002F28BA"/>
    <w:rsid w:val="002F3388"/>
    <w:rsid w:val="002F46E7"/>
    <w:rsid w:val="002F7686"/>
    <w:rsid w:val="002F7A2F"/>
    <w:rsid w:val="00300987"/>
    <w:rsid w:val="00301299"/>
    <w:rsid w:val="00303FDC"/>
    <w:rsid w:val="00304D1B"/>
    <w:rsid w:val="00306670"/>
    <w:rsid w:val="00310C52"/>
    <w:rsid w:val="003110B4"/>
    <w:rsid w:val="003127A1"/>
    <w:rsid w:val="003128FD"/>
    <w:rsid w:val="00316693"/>
    <w:rsid w:val="00316A03"/>
    <w:rsid w:val="00317AA2"/>
    <w:rsid w:val="0032385F"/>
    <w:rsid w:val="00325BCB"/>
    <w:rsid w:val="00326EEE"/>
    <w:rsid w:val="00332323"/>
    <w:rsid w:val="0033263A"/>
    <w:rsid w:val="003334D2"/>
    <w:rsid w:val="00334F3C"/>
    <w:rsid w:val="0033550F"/>
    <w:rsid w:val="00337E1E"/>
    <w:rsid w:val="00341DE4"/>
    <w:rsid w:val="00344BB4"/>
    <w:rsid w:val="00346D41"/>
    <w:rsid w:val="003476F3"/>
    <w:rsid w:val="00350FC1"/>
    <w:rsid w:val="0035379C"/>
    <w:rsid w:val="003557F7"/>
    <w:rsid w:val="00356437"/>
    <w:rsid w:val="00356C62"/>
    <w:rsid w:val="003577A2"/>
    <w:rsid w:val="00357DF4"/>
    <w:rsid w:val="003602DE"/>
    <w:rsid w:val="003618CB"/>
    <w:rsid w:val="00366DCE"/>
    <w:rsid w:val="003705DB"/>
    <w:rsid w:val="003722DF"/>
    <w:rsid w:val="003842D7"/>
    <w:rsid w:val="0038493C"/>
    <w:rsid w:val="00385FDC"/>
    <w:rsid w:val="00387226"/>
    <w:rsid w:val="00391C7E"/>
    <w:rsid w:val="00392FE8"/>
    <w:rsid w:val="00397D42"/>
    <w:rsid w:val="003A150E"/>
    <w:rsid w:val="003A76F5"/>
    <w:rsid w:val="003A7AE8"/>
    <w:rsid w:val="003B0125"/>
    <w:rsid w:val="003B5C20"/>
    <w:rsid w:val="003B6169"/>
    <w:rsid w:val="003B70BD"/>
    <w:rsid w:val="003C090B"/>
    <w:rsid w:val="003C0C5C"/>
    <w:rsid w:val="003C1C13"/>
    <w:rsid w:val="003C23EE"/>
    <w:rsid w:val="003C2CB1"/>
    <w:rsid w:val="003C49D9"/>
    <w:rsid w:val="003C7692"/>
    <w:rsid w:val="003D3FF5"/>
    <w:rsid w:val="003D56F1"/>
    <w:rsid w:val="003D5FC1"/>
    <w:rsid w:val="003D6727"/>
    <w:rsid w:val="003D6C7C"/>
    <w:rsid w:val="003E18F7"/>
    <w:rsid w:val="003E1F72"/>
    <w:rsid w:val="003E2F1C"/>
    <w:rsid w:val="003E390E"/>
    <w:rsid w:val="003E7C47"/>
    <w:rsid w:val="003E7E4A"/>
    <w:rsid w:val="003F07B1"/>
    <w:rsid w:val="003F0AB1"/>
    <w:rsid w:val="003F15D3"/>
    <w:rsid w:val="003F305B"/>
    <w:rsid w:val="003F3DA5"/>
    <w:rsid w:val="003F4DC9"/>
    <w:rsid w:val="00401CCC"/>
    <w:rsid w:val="00402D94"/>
    <w:rsid w:val="00404C36"/>
    <w:rsid w:val="00407250"/>
    <w:rsid w:val="004139B9"/>
    <w:rsid w:val="0041532F"/>
    <w:rsid w:val="00420A3C"/>
    <w:rsid w:val="00421215"/>
    <w:rsid w:val="004213F1"/>
    <w:rsid w:val="004274D8"/>
    <w:rsid w:val="00427505"/>
    <w:rsid w:val="0042757E"/>
    <w:rsid w:val="004276ED"/>
    <w:rsid w:val="00431825"/>
    <w:rsid w:val="00431C2B"/>
    <w:rsid w:val="00431F87"/>
    <w:rsid w:val="00435BEE"/>
    <w:rsid w:val="00436073"/>
    <w:rsid w:val="00436A35"/>
    <w:rsid w:val="0043773F"/>
    <w:rsid w:val="0044002B"/>
    <w:rsid w:val="00444761"/>
    <w:rsid w:val="004450A1"/>
    <w:rsid w:val="00447C98"/>
    <w:rsid w:val="00450D69"/>
    <w:rsid w:val="00450F72"/>
    <w:rsid w:val="0045142E"/>
    <w:rsid w:val="0045454A"/>
    <w:rsid w:val="00454C4D"/>
    <w:rsid w:val="0045679F"/>
    <w:rsid w:val="0045692D"/>
    <w:rsid w:val="00457373"/>
    <w:rsid w:val="00457BCB"/>
    <w:rsid w:val="00460999"/>
    <w:rsid w:val="004611EC"/>
    <w:rsid w:val="004627EE"/>
    <w:rsid w:val="00463D89"/>
    <w:rsid w:val="00463F65"/>
    <w:rsid w:val="00464182"/>
    <w:rsid w:val="00467515"/>
    <w:rsid w:val="0047003E"/>
    <w:rsid w:val="004706E9"/>
    <w:rsid w:val="00475C68"/>
    <w:rsid w:val="0047684D"/>
    <w:rsid w:val="004818EC"/>
    <w:rsid w:val="004825B4"/>
    <w:rsid w:val="00483409"/>
    <w:rsid w:val="00485A3C"/>
    <w:rsid w:val="00485EA5"/>
    <w:rsid w:val="00487CCA"/>
    <w:rsid w:val="00490C4E"/>
    <w:rsid w:val="00491539"/>
    <w:rsid w:val="00491999"/>
    <w:rsid w:val="004930BE"/>
    <w:rsid w:val="00493E61"/>
    <w:rsid w:val="0049420E"/>
    <w:rsid w:val="0049617B"/>
    <w:rsid w:val="004A045B"/>
    <w:rsid w:val="004A1913"/>
    <w:rsid w:val="004A2906"/>
    <w:rsid w:val="004A378B"/>
    <w:rsid w:val="004A73C7"/>
    <w:rsid w:val="004A76EA"/>
    <w:rsid w:val="004A78E2"/>
    <w:rsid w:val="004B027E"/>
    <w:rsid w:val="004B0641"/>
    <w:rsid w:val="004B1CBD"/>
    <w:rsid w:val="004B2D66"/>
    <w:rsid w:val="004B5FE1"/>
    <w:rsid w:val="004C04CC"/>
    <w:rsid w:val="004C1250"/>
    <w:rsid w:val="004C1905"/>
    <w:rsid w:val="004C3B6B"/>
    <w:rsid w:val="004D0349"/>
    <w:rsid w:val="004D0453"/>
    <w:rsid w:val="004D0609"/>
    <w:rsid w:val="004D19B0"/>
    <w:rsid w:val="004D63A7"/>
    <w:rsid w:val="004E141F"/>
    <w:rsid w:val="004E202C"/>
    <w:rsid w:val="004E256E"/>
    <w:rsid w:val="004E2A55"/>
    <w:rsid w:val="004E2FC3"/>
    <w:rsid w:val="004E33D4"/>
    <w:rsid w:val="004E47EB"/>
    <w:rsid w:val="004E5015"/>
    <w:rsid w:val="004E6CBB"/>
    <w:rsid w:val="004E6E14"/>
    <w:rsid w:val="004E782F"/>
    <w:rsid w:val="004F15AB"/>
    <w:rsid w:val="004F17BA"/>
    <w:rsid w:val="004F381C"/>
    <w:rsid w:val="004F3A85"/>
    <w:rsid w:val="004F5893"/>
    <w:rsid w:val="004F58E3"/>
    <w:rsid w:val="004F5ED3"/>
    <w:rsid w:val="004F7686"/>
    <w:rsid w:val="004F7FD1"/>
    <w:rsid w:val="00500F32"/>
    <w:rsid w:val="00501945"/>
    <w:rsid w:val="00502335"/>
    <w:rsid w:val="00504413"/>
    <w:rsid w:val="005044D9"/>
    <w:rsid w:val="005079FE"/>
    <w:rsid w:val="00510670"/>
    <w:rsid w:val="00511811"/>
    <w:rsid w:val="0051266D"/>
    <w:rsid w:val="005130FB"/>
    <w:rsid w:val="00515B38"/>
    <w:rsid w:val="0051612E"/>
    <w:rsid w:val="005176AA"/>
    <w:rsid w:val="00517BB1"/>
    <w:rsid w:val="00521D30"/>
    <w:rsid w:val="005223D7"/>
    <w:rsid w:val="00522BDC"/>
    <w:rsid w:val="00522F83"/>
    <w:rsid w:val="00523B06"/>
    <w:rsid w:val="00530F98"/>
    <w:rsid w:val="00533174"/>
    <w:rsid w:val="00533212"/>
    <w:rsid w:val="00533921"/>
    <w:rsid w:val="00534C77"/>
    <w:rsid w:val="00535A63"/>
    <w:rsid w:val="005366EC"/>
    <w:rsid w:val="00540428"/>
    <w:rsid w:val="0054049F"/>
    <w:rsid w:val="005427B7"/>
    <w:rsid w:val="00543C43"/>
    <w:rsid w:val="00543EEC"/>
    <w:rsid w:val="00544E01"/>
    <w:rsid w:val="00545134"/>
    <w:rsid w:val="0055099A"/>
    <w:rsid w:val="00551BD7"/>
    <w:rsid w:val="00552BCF"/>
    <w:rsid w:val="00555C0F"/>
    <w:rsid w:val="00555E17"/>
    <w:rsid w:val="0055619C"/>
    <w:rsid w:val="00560CA8"/>
    <w:rsid w:val="00560D6D"/>
    <w:rsid w:val="0056200D"/>
    <w:rsid w:val="005647C3"/>
    <w:rsid w:val="00572D06"/>
    <w:rsid w:val="00574237"/>
    <w:rsid w:val="00576C57"/>
    <w:rsid w:val="00580957"/>
    <w:rsid w:val="005818F5"/>
    <w:rsid w:val="005824DE"/>
    <w:rsid w:val="00582D4A"/>
    <w:rsid w:val="00582D7F"/>
    <w:rsid w:val="00584620"/>
    <w:rsid w:val="00584BC5"/>
    <w:rsid w:val="00585F33"/>
    <w:rsid w:val="005865E4"/>
    <w:rsid w:val="00587A0A"/>
    <w:rsid w:val="00587E51"/>
    <w:rsid w:val="00590554"/>
    <w:rsid w:val="005925E6"/>
    <w:rsid w:val="005929EB"/>
    <w:rsid w:val="00596412"/>
    <w:rsid w:val="00596746"/>
    <w:rsid w:val="00596A02"/>
    <w:rsid w:val="005A04B3"/>
    <w:rsid w:val="005A307B"/>
    <w:rsid w:val="005A4A60"/>
    <w:rsid w:val="005A5F87"/>
    <w:rsid w:val="005A66A8"/>
    <w:rsid w:val="005B0494"/>
    <w:rsid w:val="005B13B0"/>
    <w:rsid w:val="005B463F"/>
    <w:rsid w:val="005B5DAE"/>
    <w:rsid w:val="005B5EBF"/>
    <w:rsid w:val="005B6CA4"/>
    <w:rsid w:val="005C239F"/>
    <w:rsid w:val="005C24BC"/>
    <w:rsid w:val="005C797E"/>
    <w:rsid w:val="005D23AD"/>
    <w:rsid w:val="005D322F"/>
    <w:rsid w:val="005D34F0"/>
    <w:rsid w:val="005D77AE"/>
    <w:rsid w:val="005E2408"/>
    <w:rsid w:val="005E2CF5"/>
    <w:rsid w:val="005E3457"/>
    <w:rsid w:val="005E4BB2"/>
    <w:rsid w:val="005E62B5"/>
    <w:rsid w:val="005E62CE"/>
    <w:rsid w:val="005E6702"/>
    <w:rsid w:val="005E69BB"/>
    <w:rsid w:val="005E748A"/>
    <w:rsid w:val="005F14BD"/>
    <w:rsid w:val="005F2A7A"/>
    <w:rsid w:val="005F3639"/>
    <w:rsid w:val="005F3B04"/>
    <w:rsid w:val="005F42C1"/>
    <w:rsid w:val="005F6780"/>
    <w:rsid w:val="00601B0F"/>
    <w:rsid w:val="00602B3C"/>
    <w:rsid w:val="00605958"/>
    <w:rsid w:val="00605BB9"/>
    <w:rsid w:val="00610F72"/>
    <w:rsid w:val="0061152F"/>
    <w:rsid w:val="0061295D"/>
    <w:rsid w:val="0061314B"/>
    <w:rsid w:val="006134C8"/>
    <w:rsid w:val="00614348"/>
    <w:rsid w:val="006149D8"/>
    <w:rsid w:val="00615249"/>
    <w:rsid w:val="00615C16"/>
    <w:rsid w:val="00616996"/>
    <w:rsid w:val="00620144"/>
    <w:rsid w:val="00621448"/>
    <w:rsid w:val="0062307E"/>
    <w:rsid w:val="00625446"/>
    <w:rsid w:val="0062751A"/>
    <w:rsid w:val="00627717"/>
    <w:rsid w:val="00630101"/>
    <w:rsid w:val="00630D49"/>
    <w:rsid w:val="0063134C"/>
    <w:rsid w:val="00631D58"/>
    <w:rsid w:val="00633950"/>
    <w:rsid w:val="00634045"/>
    <w:rsid w:val="00637300"/>
    <w:rsid w:val="00637D6F"/>
    <w:rsid w:val="00640367"/>
    <w:rsid w:val="0064040E"/>
    <w:rsid w:val="00641358"/>
    <w:rsid w:val="00641D61"/>
    <w:rsid w:val="006439A8"/>
    <w:rsid w:val="00645A97"/>
    <w:rsid w:val="00646986"/>
    <w:rsid w:val="00646E81"/>
    <w:rsid w:val="00646EFC"/>
    <w:rsid w:val="00647F02"/>
    <w:rsid w:val="00650203"/>
    <w:rsid w:val="006502C7"/>
    <w:rsid w:val="006505B3"/>
    <w:rsid w:val="0065494F"/>
    <w:rsid w:val="00657CA3"/>
    <w:rsid w:val="00662B8D"/>
    <w:rsid w:val="00663307"/>
    <w:rsid w:val="00665AA6"/>
    <w:rsid w:val="00670B4C"/>
    <w:rsid w:val="00671740"/>
    <w:rsid w:val="00671EBC"/>
    <w:rsid w:val="00672166"/>
    <w:rsid w:val="00674612"/>
    <w:rsid w:val="006750EC"/>
    <w:rsid w:val="0067769C"/>
    <w:rsid w:val="00680973"/>
    <w:rsid w:val="00681D3F"/>
    <w:rsid w:val="00684FC5"/>
    <w:rsid w:val="0068574A"/>
    <w:rsid w:val="00686B97"/>
    <w:rsid w:val="00687A6D"/>
    <w:rsid w:val="00695236"/>
    <w:rsid w:val="006961D8"/>
    <w:rsid w:val="006A4726"/>
    <w:rsid w:val="006B11CB"/>
    <w:rsid w:val="006B169E"/>
    <w:rsid w:val="006B2A19"/>
    <w:rsid w:val="006B4565"/>
    <w:rsid w:val="006B5241"/>
    <w:rsid w:val="006C2FEF"/>
    <w:rsid w:val="006C3377"/>
    <w:rsid w:val="006C3C41"/>
    <w:rsid w:val="006C40F5"/>
    <w:rsid w:val="006C49C7"/>
    <w:rsid w:val="006C7FCD"/>
    <w:rsid w:val="006D010E"/>
    <w:rsid w:val="006D0D51"/>
    <w:rsid w:val="006D27C4"/>
    <w:rsid w:val="006D303E"/>
    <w:rsid w:val="006D49FE"/>
    <w:rsid w:val="006E103B"/>
    <w:rsid w:val="006E723F"/>
    <w:rsid w:val="006F1DB5"/>
    <w:rsid w:val="006F2D38"/>
    <w:rsid w:val="006F3E54"/>
    <w:rsid w:val="006F4E6A"/>
    <w:rsid w:val="006F4EE5"/>
    <w:rsid w:val="00700761"/>
    <w:rsid w:val="007032A6"/>
    <w:rsid w:val="00706679"/>
    <w:rsid w:val="00706CB2"/>
    <w:rsid w:val="00706E7C"/>
    <w:rsid w:val="007073CF"/>
    <w:rsid w:val="00707A6C"/>
    <w:rsid w:val="00707F5B"/>
    <w:rsid w:val="0071098F"/>
    <w:rsid w:val="00712F6D"/>
    <w:rsid w:val="00716B24"/>
    <w:rsid w:val="007177B8"/>
    <w:rsid w:val="007212DB"/>
    <w:rsid w:val="0072294C"/>
    <w:rsid w:val="00725358"/>
    <w:rsid w:val="007264B2"/>
    <w:rsid w:val="007268C3"/>
    <w:rsid w:val="00730AFA"/>
    <w:rsid w:val="00731DB6"/>
    <w:rsid w:val="007360B1"/>
    <w:rsid w:val="0074179C"/>
    <w:rsid w:val="00742A91"/>
    <w:rsid w:val="00743E7A"/>
    <w:rsid w:val="00747456"/>
    <w:rsid w:val="00751823"/>
    <w:rsid w:val="00753237"/>
    <w:rsid w:val="00754612"/>
    <w:rsid w:val="00754DCB"/>
    <w:rsid w:val="007559AB"/>
    <w:rsid w:val="007572E8"/>
    <w:rsid w:val="0075792A"/>
    <w:rsid w:val="007618D9"/>
    <w:rsid w:val="00763ABD"/>
    <w:rsid w:val="00765C36"/>
    <w:rsid w:val="0076613A"/>
    <w:rsid w:val="00767C1A"/>
    <w:rsid w:val="007716FC"/>
    <w:rsid w:val="007726A5"/>
    <w:rsid w:val="00772B7A"/>
    <w:rsid w:val="00773384"/>
    <w:rsid w:val="00774C6C"/>
    <w:rsid w:val="00776C4D"/>
    <w:rsid w:val="007774E9"/>
    <w:rsid w:val="00780D12"/>
    <w:rsid w:val="00780F66"/>
    <w:rsid w:val="007810DD"/>
    <w:rsid w:val="007820E6"/>
    <w:rsid w:val="007833CB"/>
    <w:rsid w:val="00784205"/>
    <w:rsid w:val="00784FBF"/>
    <w:rsid w:val="0078661B"/>
    <w:rsid w:val="007870F3"/>
    <w:rsid w:val="007875F3"/>
    <w:rsid w:val="007879C8"/>
    <w:rsid w:val="0079022D"/>
    <w:rsid w:val="00791718"/>
    <w:rsid w:val="00794C1D"/>
    <w:rsid w:val="00795B2A"/>
    <w:rsid w:val="00797FE0"/>
    <w:rsid w:val="007A01A4"/>
    <w:rsid w:val="007A51B4"/>
    <w:rsid w:val="007A53E5"/>
    <w:rsid w:val="007A6505"/>
    <w:rsid w:val="007B0B6B"/>
    <w:rsid w:val="007B1937"/>
    <w:rsid w:val="007B3558"/>
    <w:rsid w:val="007B6026"/>
    <w:rsid w:val="007B6FB6"/>
    <w:rsid w:val="007C0653"/>
    <w:rsid w:val="007C2566"/>
    <w:rsid w:val="007C27BA"/>
    <w:rsid w:val="007C352D"/>
    <w:rsid w:val="007C3ED6"/>
    <w:rsid w:val="007C5B8D"/>
    <w:rsid w:val="007C6F55"/>
    <w:rsid w:val="007C7B35"/>
    <w:rsid w:val="007D1F1A"/>
    <w:rsid w:val="007D4B4B"/>
    <w:rsid w:val="007D5217"/>
    <w:rsid w:val="007D781A"/>
    <w:rsid w:val="007E0F62"/>
    <w:rsid w:val="007E2181"/>
    <w:rsid w:val="007E2AD3"/>
    <w:rsid w:val="007F359A"/>
    <w:rsid w:val="007F3B4A"/>
    <w:rsid w:val="007F44F0"/>
    <w:rsid w:val="007F4A5A"/>
    <w:rsid w:val="007F622D"/>
    <w:rsid w:val="00801417"/>
    <w:rsid w:val="0080432B"/>
    <w:rsid w:val="00804FD8"/>
    <w:rsid w:val="008052D0"/>
    <w:rsid w:val="008102F2"/>
    <w:rsid w:val="0081034D"/>
    <w:rsid w:val="00811A67"/>
    <w:rsid w:val="00815BD1"/>
    <w:rsid w:val="00815F22"/>
    <w:rsid w:val="00816A28"/>
    <w:rsid w:val="00816BD3"/>
    <w:rsid w:val="00821C09"/>
    <w:rsid w:val="00823A2E"/>
    <w:rsid w:val="00825628"/>
    <w:rsid w:val="00825B63"/>
    <w:rsid w:val="00827470"/>
    <w:rsid w:val="008300C2"/>
    <w:rsid w:val="0083170B"/>
    <w:rsid w:val="008321E3"/>
    <w:rsid w:val="008338D8"/>
    <w:rsid w:val="00833F4E"/>
    <w:rsid w:val="008340A6"/>
    <w:rsid w:val="00835076"/>
    <w:rsid w:val="00835BBB"/>
    <w:rsid w:val="00836FAB"/>
    <w:rsid w:val="008378FF"/>
    <w:rsid w:val="008412D3"/>
    <w:rsid w:val="008423BF"/>
    <w:rsid w:val="008428BE"/>
    <w:rsid w:val="008439CB"/>
    <w:rsid w:val="008468A3"/>
    <w:rsid w:val="008472EA"/>
    <w:rsid w:val="0084759D"/>
    <w:rsid w:val="00850B1F"/>
    <w:rsid w:val="00854D16"/>
    <w:rsid w:val="00854D5A"/>
    <w:rsid w:val="0085525D"/>
    <w:rsid w:val="0085543C"/>
    <w:rsid w:val="008602A2"/>
    <w:rsid w:val="00860EA7"/>
    <w:rsid w:val="00861885"/>
    <w:rsid w:val="00862919"/>
    <w:rsid w:val="00862B50"/>
    <w:rsid w:val="00865287"/>
    <w:rsid w:val="008658A7"/>
    <w:rsid w:val="00870C5D"/>
    <w:rsid w:val="0087255F"/>
    <w:rsid w:val="00873313"/>
    <w:rsid w:val="008747B5"/>
    <w:rsid w:val="00882D4D"/>
    <w:rsid w:val="008838C0"/>
    <w:rsid w:val="00886A1A"/>
    <w:rsid w:val="00887557"/>
    <w:rsid w:val="00893713"/>
    <w:rsid w:val="008A35B3"/>
    <w:rsid w:val="008A377D"/>
    <w:rsid w:val="008A4D14"/>
    <w:rsid w:val="008A5D14"/>
    <w:rsid w:val="008A5F56"/>
    <w:rsid w:val="008A620F"/>
    <w:rsid w:val="008A6404"/>
    <w:rsid w:val="008A7B8E"/>
    <w:rsid w:val="008B014B"/>
    <w:rsid w:val="008B0F27"/>
    <w:rsid w:val="008B1472"/>
    <w:rsid w:val="008B1BE3"/>
    <w:rsid w:val="008B5113"/>
    <w:rsid w:val="008B52C6"/>
    <w:rsid w:val="008B6D71"/>
    <w:rsid w:val="008B7F2F"/>
    <w:rsid w:val="008C090E"/>
    <w:rsid w:val="008C0933"/>
    <w:rsid w:val="008C09D8"/>
    <w:rsid w:val="008C27B1"/>
    <w:rsid w:val="008C53E6"/>
    <w:rsid w:val="008C6860"/>
    <w:rsid w:val="008C705B"/>
    <w:rsid w:val="008C7791"/>
    <w:rsid w:val="008C7942"/>
    <w:rsid w:val="008D09B3"/>
    <w:rsid w:val="008D29BC"/>
    <w:rsid w:val="008D3881"/>
    <w:rsid w:val="008D45BF"/>
    <w:rsid w:val="008D6CA8"/>
    <w:rsid w:val="008E11FE"/>
    <w:rsid w:val="008E2236"/>
    <w:rsid w:val="008E2D69"/>
    <w:rsid w:val="008E32AD"/>
    <w:rsid w:val="008E4F4C"/>
    <w:rsid w:val="008E685B"/>
    <w:rsid w:val="008E6E10"/>
    <w:rsid w:val="008F0F56"/>
    <w:rsid w:val="008F119F"/>
    <w:rsid w:val="008F34AB"/>
    <w:rsid w:val="008F4968"/>
    <w:rsid w:val="008F6369"/>
    <w:rsid w:val="008F7114"/>
    <w:rsid w:val="008F7F73"/>
    <w:rsid w:val="00900AF9"/>
    <w:rsid w:val="009029F4"/>
    <w:rsid w:val="009048AF"/>
    <w:rsid w:val="009048F2"/>
    <w:rsid w:val="00905A27"/>
    <w:rsid w:val="00906589"/>
    <w:rsid w:val="00907DF4"/>
    <w:rsid w:val="00911726"/>
    <w:rsid w:val="00912B55"/>
    <w:rsid w:val="00913922"/>
    <w:rsid w:val="00914A11"/>
    <w:rsid w:val="00920732"/>
    <w:rsid w:val="0092087A"/>
    <w:rsid w:val="0092195F"/>
    <w:rsid w:val="00921CB3"/>
    <w:rsid w:val="009221A7"/>
    <w:rsid w:val="00922F75"/>
    <w:rsid w:val="00923438"/>
    <w:rsid w:val="00923719"/>
    <w:rsid w:val="00923C34"/>
    <w:rsid w:val="00924371"/>
    <w:rsid w:val="00924734"/>
    <w:rsid w:val="00927130"/>
    <w:rsid w:val="00927F78"/>
    <w:rsid w:val="00935537"/>
    <w:rsid w:val="00935F13"/>
    <w:rsid w:val="009370B4"/>
    <w:rsid w:val="00937B16"/>
    <w:rsid w:val="00941143"/>
    <w:rsid w:val="00941863"/>
    <w:rsid w:val="00941981"/>
    <w:rsid w:val="00943BE6"/>
    <w:rsid w:val="009511A4"/>
    <w:rsid w:val="0095203F"/>
    <w:rsid w:val="0095263D"/>
    <w:rsid w:val="009560AE"/>
    <w:rsid w:val="00956730"/>
    <w:rsid w:val="0096202E"/>
    <w:rsid w:val="009622E0"/>
    <w:rsid w:val="00964E69"/>
    <w:rsid w:val="009711BA"/>
    <w:rsid w:val="00971F3A"/>
    <w:rsid w:val="00972A13"/>
    <w:rsid w:val="0097429A"/>
    <w:rsid w:val="00974DE7"/>
    <w:rsid w:val="009758A4"/>
    <w:rsid w:val="00975A87"/>
    <w:rsid w:val="00976823"/>
    <w:rsid w:val="0098077F"/>
    <w:rsid w:val="00986323"/>
    <w:rsid w:val="00990853"/>
    <w:rsid w:val="00990A11"/>
    <w:rsid w:val="00990FB9"/>
    <w:rsid w:val="0099132C"/>
    <w:rsid w:val="009917CF"/>
    <w:rsid w:val="009918C7"/>
    <w:rsid w:val="009926B1"/>
    <w:rsid w:val="00993EE2"/>
    <w:rsid w:val="00997097"/>
    <w:rsid w:val="009A0B50"/>
    <w:rsid w:val="009A53A2"/>
    <w:rsid w:val="009A59C0"/>
    <w:rsid w:val="009A5ECC"/>
    <w:rsid w:val="009A7DE0"/>
    <w:rsid w:val="009B1C9F"/>
    <w:rsid w:val="009B2528"/>
    <w:rsid w:val="009B4406"/>
    <w:rsid w:val="009B504A"/>
    <w:rsid w:val="009B5182"/>
    <w:rsid w:val="009B67A1"/>
    <w:rsid w:val="009B6F2B"/>
    <w:rsid w:val="009C0172"/>
    <w:rsid w:val="009C0261"/>
    <w:rsid w:val="009C0EFA"/>
    <w:rsid w:val="009C33E0"/>
    <w:rsid w:val="009C557A"/>
    <w:rsid w:val="009C601B"/>
    <w:rsid w:val="009C6392"/>
    <w:rsid w:val="009C6B77"/>
    <w:rsid w:val="009C74DA"/>
    <w:rsid w:val="009D055E"/>
    <w:rsid w:val="009D2733"/>
    <w:rsid w:val="009D7EC5"/>
    <w:rsid w:val="009E1008"/>
    <w:rsid w:val="009E2C96"/>
    <w:rsid w:val="009E2DB7"/>
    <w:rsid w:val="009E45BB"/>
    <w:rsid w:val="009E59D2"/>
    <w:rsid w:val="009E5BAF"/>
    <w:rsid w:val="009E7ADF"/>
    <w:rsid w:val="009F03B3"/>
    <w:rsid w:val="009F2E1B"/>
    <w:rsid w:val="009F3417"/>
    <w:rsid w:val="009F3D85"/>
    <w:rsid w:val="009F4438"/>
    <w:rsid w:val="009F7236"/>
    <w:rsid w:val="009F7625"/>
    <w:rsid w:val="009F77FE"/>
    <w:rsid w:val="00A06B5B"/>
    <w:rsid w:val="00A073DC"/>
    <w:rsid w:val="00A128FE"/>
    <w:rsid w:val="00A13514"/>
    <w:rsid w:val="00A15B5A"/>
    <w:rsid w:val="00A16334"/>
    <w:rsid w:val="00A17AC9"/>
    <w:rsid w:val="00A17FBF"/>
    <w:rsid w:val="00A2103F"/>
    <w:rsid w:val="00A276D5"/>
    <w:rsid w:val="00A3107C"/>
    <w:rsid w:val="00A3193A"/>
    <w:rsid w:val="00A3197E"/>
    <w:rsid w:val="00A33484"/>
    <w:rsid w:val="00A342FD"/>
    <w:rsid w:val="00A367D2"/>
    <w:rsid w:val="00A4081A"/>
    <w:rsid w:val="00A4407A"/>
    <w:rsid w:val="00A4429B"/>
    <w:rsid w:val="00A46604"/>
    <w:rsid w:val="00A468D3"/>
    <w:rsid w:val="00A47199"/>
    <w:rsid w:val="00A4779B"/>
    <w:rsid w:val="00A5130F"/>
    <w:rsid w:val="00A51F51"/>
    <w:rsid w:val="00A52B9F"/>
    <w:rsid w:val="00A53045"/>
    <w:rsid w:val="00A53EF1"/>
    <w:rsid w:val="00A5670B"/>
    <w:rsid w:val="00A56EC7"/>
    <w:rsid w:val="00A63DF2"/>
    <w:rsid w:val="00A6496F"/>
    <w:rsid w:val="00A64E3E"/>
    <w:rsid w:val="00A64E97"/>
    <w:rsid w:val="00A666F2"/>
    <w:rsid w:val="00A66DF3"/>
    <w:rsid w:val="00A67577"/>
    <w:rsid w:val="00A72A22"/>
    <w:rsid w:val="00A7319A"/>
    <w:rsid w:val="00A742A9"/>
    <w:rsid w:val="00A81653"/>
    <w:rsid w:val="00A82F02"/>
    <w:rsid w:val="00A849BE"/>
    <w:rsid w:val="00A8562D"/>
    <w:rsid w:val="00A86E66"/>
    <w:rsid w:val="00A93335"/>
    <w:rsid w:val="00A95CF9"/>
    <w:rsid w:val="00A9618D"/>
    <w:rsid w:val="00A96608"/>
    <w:rsid w:val="00A974CC"/>
    <w:rsid w:val="00AA1193"/>
    <w:rsid w:val="00AA1783"/>
    <w:rsid w:val="00AA1B1F"/>
    <w:rsid w:val="00AA2830"/>
    <w:rsid w:val="00AA4A0F"/>
    <w:rsid w:val="00AA6D7C"/>
    <w:rsid w:val="00AB12F2"/>
    <w:rsid w:val="00AB2AE4"/>
    <w:rsid w:val="00AB2CBA"/>
    <w:rsid w:val="00AB461F"/>
    <w:rsid w:val="00AB53EE"/>
    <w:rsid w:val="00AB6720"/>
    <w:rsid w:val="00AB7127"/>
    <w:rsid w:val="00AB74A8"/>
    <w:rsid w:val="00AB7AF4"/>
    <w:rsid w:val="00AC041A"/>
    <w:rsid w:val="00AC09E8"/>
    <w:rsid w:val="00AC162B"/>
    <w:rsid w:val="00AC38C9"/>
    <w:rsid w:val="00AC3CCA"/>
    <w:rsid w:val="00AC5600"/>
    <w:rsid w:val="00AC5A6E"/>
    <w:rsid w:val="00AC79D8"/>
    <w:rsid w:val="00AD031F"/>
    <w:rsid w:val="00AD184D"/>
    <w:rsid w:val="00AD4709"/>
    <w:rsid w:val="00AD4998"/>
    <w:rsid w:val="00AD4E34"/>
    <w:rsid w:val="00AE3164"/>
    <w:rsid w:val="00AE5CE7"/>
    <w:rsid w:val="00AF1502"/>
    <w:rsid w:val="00AF320D"/>
    <w:rsid w:val="00AF3920"/>
    <w:rsid w:val="00AF40C5"/>
    <w:rsid w:val="00B03DDA"/>
    <w:rsid w:val="00B078CB"/>
    <w:rsid w:val="00B07E8A"/>
    <w:rsid w:val="00B124FD"/>
    <w:rsid w:val="00B128FE"/>
    <w:rsid w:val="00B144CD"/>
    <w:rsid w:val="00B1678D"/>
    <w:rsid w:val="00B16BB8"/>
    <w:rsid w:val="00B22622"/>
    <w:rsid w:val="00B2504B"/>
    <w:rsid w:val="00B277F6"/>
    <w:rsid w:val="00B27FDF"/>
    <w:rsid w:val="00B33111"/>
    <w:rsid w:val="00B3452C"/>
    <w:rsid w:val="00B378C5"/>
    <w:rsid w:val="00B41184"/>
    <w:rsid w:val="00B42CF8"/>
    <w:rsid w:val="00B452B4"/>
    <w:rsid w:val="00B45C7E"/>
    <w:rsid w:val="00B46675"/>
    <w:rsid w:val="00B46AB7"/>
    <w:rsid w:val="00B46E8F"/>
    <w:rsid w:val="00B502EF"/>
    <w:rsid w:val="00B5152B"/>
    <w:rsid w:val="00B52556"/>
    <w:rsid w:val="00B5465C"/>
    <w:rsid w:val="00B55277"/>
    <w:rsid w:val="00B562BE"/>
    <w:rsid w:val="00B56E19"/>
    <w:rsid w:val="00B61A1A"/>
    <w:rsid w:val="00B64AF3"/>
    <w:rsid w:val="00B64C5C"/>
    <w:rsid w:val="00B6578C"/>
    <w:rsid w:val="00B701A0"/>
    <w:rsid w:val="00B709BF"/>
    <w:rsid w:val="00B717B4"/>
    <w:rsid w:val="00B723E8"/>
    <w:rsid w:val="00B72B33"/>
    <w:rsid w:val="00B737AE"/>
    <w:rsid w:val="00B74251"/>
    <w:rsid w:val="00B746BA"/>
    <w:rsid w:val="00B747F8"/>
    <w:rsid w:val="00B7676D"/>
    <w:rsid w:val="00B802FB"/>
    <w:rsid w:val="00B81118"/>
    <w:rsid w:val="00B81A15"/>
    <w:rsid w:val="00B82255"/>
    <w:rsid w:val="00B824C9"/>
    <w:rsid w:val="00B84D20"/>
    <w:rsid w:val="00B87AC3"/>
    <w:rsid w:val="00B908A6"/>
    <w:rsid w:val="00B91D27"/>
    <w:rsid w:val="00B923F1"/>
    <w:rsid w:val="00B974A5"/>
    <w:rsid w:val="00BA0146"/>
    <w:rsid w:val="00BA06AF"/>
    <w:rsid w:val="00BA4799"/>
    <w:rsid w:val="00BA5029"/>
    <w:rsid w:val="00BB07F5"/>
    <w:rsid w:val="00BB1C2B"/>
    <w:rsid w:val="00BB2985"/>
    <w:rsid w:val="00BB2F6C"/>
    <w:rsid w:val="00BB448B"/>
    <w:rsid w:val="00BB7625"/>
    <w:rsid w:val="00BC1A34"/>
    <w:rsid w:val="00BC3665"/>
    <w:rsid w:val="00BC62DB"/>
    <w:rsid w:val="00BD03A6"/>
    <w:rsid w:val="00BD0E8B"/>
    <w:rsid w:val="00BD12EA"/>
    <w:rsid w:val="00BD17DC"/>
    <w:rsid w:val="00BD4162"/>
    <w:rsid w:val="00BD47BC"/>
    <w:rsid w:val="00BD4E7A"/>
    <w:rsid w:val="00BD621F"/>
    <w:rsid w:val="00BD6D9D"/>
    <w:rsid w:val="00BD7D31"/>
    <w:rsid w:val="00BE21D1"/>
    <w:rsid w:val="00BE4EA8"/>
    <w:rsid w:val="00BE5903"/>
    <w:rsid w:val="00BE5912"/>
    <w:rsid w:val="00BE767F"/>
    <w:rsid w:val="00BF0DAB"/>
    <w:rsid w:val="00BF1461"/>
    <w:rsid w:val="00C00880"/>
    <w:rsid w:val="00C01333"/>
    <w:rsid w:val="00C04A67"/>
    <w:rsid w:val="00C05B8E"/>
    <w:rsid w:val="00C06123"/>
    <w:rsid w:val="00C068ED"/>
    <w:rsid w:val="00C122EF"/>
    <w:rsid w:val="00C12313"/>
    <w:rsid w:val="00C1399B"/>
    <w:rsid w:val="00C13A22"/>
    <w:rsid w:val="00C167B3"/>
    <w:rsid w:val="00C17F8B"/>
    <w:rsid w:val="00C20839"/>
    <w:rsid w:val="00C2509C"/>
    <w:rsid w:val="00C25B8D"/>
    <w:rsid w:val="00C26773"/>
    <w:rsid w:val="00C31860"/>
    <w:rsid w:val="00C33FAD"/>
    <w:rsid w:val="00C36E61"/>
    <w:rsid w:val="00C41FA2"/>
    <w:rsid w:val="00C4296A"/>
    <w:rsid w:val="00C435F7"/>
    <w:rsid w:val="00C43A68"/>
    <w:rsid w:val="00C44B8C"/>
    <w:rsid w:val="00C467F5"/>
    <w:rsid w:val="00C47CFA"/>
    <w:rsid w:val="00C47FB7"/>
    <w:rsid w:val="00C51C8D"/>
    <w:rsid w:val="00C52358"/>
    <w:rsid w:val="00C52CEC"/>
    <w:rsid w:val="00C6029A"/>
    <w:rsid w:val="00C60D7D"/>
    <w:rsid w:val="00C6119F"/>
    <w:rsid w:val="00C62BB5"/>
    <w:rsid w:val="00C666E5"/>
    <w:rsid w:val="00C67E85"/>
    <w:rsid w:val="00C73E29"/>
    <w:rsid w:val="00C76E3E"/>
    <w:rsid w:val="00C803E7"/>
    <w:rsid w:val="00C81E97"/>
    <w:rsid w:val="00C86BB6"/>
    <w:rsid w:val="00C87466"/>
    <w:rsid w:val="00C87E05"/>
    <w:rsid w:val="00C910A0"/>
    <w:rsid w:val="00C92A5B"/>
    <w:rsid w:val="00C979BA"/>
    <w:rsid w:val="00CA6896"/>
    <w:rsid w:val="00CA6A5F"/>
    <w:rsid w:val="00CA6EF5"/>
    <w:rsid w:val="00CA766F"/>
    <w:rsid w:val="00CA7E79"/>
    <w:rsid w:val="00CB1628"/>
    <w:rsid w:val="00CB3125"/>
    <w:rsid w:val="00CB329A"/>
    <w:rsid w:val="00CB6208"/>
    <w:rsid w:val="00CB6D11"/>
    <w:rsid w:val="00CC0922"/>
    <w:rsid w:val="00CC11E9"/>
    <w:rsid w:val="00CC1C59"/>
    <w:rsid w:val="00CC2DEB"/>
    <w:rsid w:val="00CC4097"/>
    <w:rsid w:val="00CC7383"/>
    <w:rsid w:val="00CD0BA1"/>
    <w:rsid w:val="00CD2122"/>
    <w:rsid w:val="00CD531F"/>
    <w:rsid w:val="00CD5985"/>
    <w:rsid w:val="00CD5B26"/>
    <w:rsid w:val="00CD6976"/>
    <w:rsid w:val="00CD6CD3"/>
    <w:rsid w:val="00CD72AB"/>
    <w:rsid w:val="00CE17EA"/>
    <w:rsid w:val="00CE1FEB"/>
    <w:rsid w:val="00CE2ACE"/>
    <w:rsid w:val="00CE2BFB"/>
    <w:rsid w:val="00CE47F5"/>
    <w:rsid w:val="00CE5E62"/>
    <w:rsid w:val="00CE6EC3"/>
    <w:rsid w:val="00CE7297"/>
    <w:rsid w:val="00CF2401"/>
    <w:rsid w:val="00CF46FF"/>
    <w:rsid w:val="00CF4AF8"/>
    <w:rsid w:val="00CF4E7D"/>
    <w:rsid w:val="00CF6C60"/>
    <w:rsid w:val="00CF6D0E"/>
    <w:rsid w:val="00D005FB"/>
    <w:rsid w:val="00D01D90"/>
    <w:rsid w:val="00D02B36"/>
    <w:rsid w:val="00D041A9"/>
    <w:rsid w:val="00D04E87"/>
    <w:rsid w:val="00D0609A"/>
    <w:rsid w:val="00D10301"/>
    <w:rsid w:val="00D15361"/>
    <w:rsid w:val="00D15ADE"/>
    <w:rsid w:val="00D17B85"/>
    <w:rsid w:val="00D217CC"/>
    <w:rsid w:val="00D21CD4"/>
    <w:rsid w:val="00D221A4"/>
    <w:rsid w:val="00D23B8B"/>
    <w:rsid w:val="00D24A41"/>
    <w:rsid w:val="00D26875"/>
    <w:rsid w:val="00D3027A"/>
    <w:rsid w:val="00D309BC"/>
    <w:rsid w:val="00D30BE6"/>
    <w:rsid w:val="00D30DB2"/>
    <w:rsid w:val="00D3132B"/>
    <w:rsid w:val="00D3329A"/>
    <w:rsid w:val="00D341D6"/>
    <w:rsid w:val="00D36D61"/>
    <w:rsid w:val="00D426B1"/>
    <w:rsid w:val="00D45245"/>
    <w:rsid w:val="00D45AFE"/>
    <w:rsid w:val="00D47F42"/>
    <w:rsid w:val="00D5058E"/>
    <w:rsid w:val="00D50E25"/>
    <w:rsid w:val="00D51D16"/>
    <w:rsid w:val="00D5235A"/>
    <w:rsid w:val="00D55A70"/>
    <w:rsid w:val="00D5688F"/>
    <w:rsid w:val="00D56E1A"/>
    <w:rsid w:val="00D602CD"/>
    <w:rsid w:val="00D61DD1"/>
    <w:rsid w:val="00D62FC2"/>
    <w:rsid w:val="00D64627"/>
    <w:rsid w:val="00D647CC"/>
    <w:rsid w:val="00D64BC6"/>
    <w:rsid w:val="00D66C4B"/>
    <w:rsid w:val="00D70915"/>
    <w:rsid w:val="00D740B9"/>
    <w:rsid w:val="00D836B1"/>
    <w:rsid w:val="00D83F37"/>
    <w:rsid w:val="00D91DB8"/>
    <w:rsid w:val="00D9393D"/>
    <w:rsid w:val="00D95FB9"/>
    <w:rsid w:val="00D977F6"/>
    <w:rsid w:val="00DA07D2"/>
    <w:rsid w:val="00DA1977"/>
    <w:rsid w:val="00DA438F"/>
    <w:rsid w:val="00DA54A9"/>
    <w:rsid w:val="00DB06CF"/>
    <w:rsid w:val="00DB0EA5"/>
    <w:rsid w:val="00DB19B4"/>
    <w:rsid w:val="00DB1AE7"/>
    <w:rsid w:val="00DB3F17"/>
    <w:rsid w:val="00DB4C43"/>
    <w:rsid w:val="00DC148E"/>
    <w:rsid w:val="00DC21C1"/>
    <w:rsid w:val="00DC2928"/>
    <w:rsid w:val="00DD0487"/>
    <w:rsid w:val="00DD63E7"/>
    <w:rsid w:val="00DD7A45"/>
    <w:rsid w:val="00DD7C22"/>
    <w:rsid w:val="00DE0C0E"/>
    <w:rsid w:val="00DE272D"/>
    <w:rsid w:val="00DE277B"/>
    <w:rsid w:val="00DE3C29"/>
    <w:rsid w:val="00DE40EC"/>
    <w:rsid w:val="00DE58A3"/>
    <w:rsid w:val="00DE5F12"/>
    <w:rsid w:val="00DF28AB"/>
    <w:rsid w:val="00DF3CC1"/>
    <w:rsid w:val="00DF64C6"/>
    <w:rsid w:val="00DF783F"/>
    <w:rsid w:val="00E003B2"/>
    <w:rsid w:val="00E0149C"/>
    <w:rsid w:val="00E01750"/>
    <w:rsid w:val="00E02230"/>
    <w:rsid w:val="00E046C0"/>
    <w:rsid w:val="00E047C0"/>
    <w:rsid w:val="00E05061"/>
    <w:rsid w:val="00E05115"/>
    <w:rsid w:val="00E10C2C"/>
    <w:rsid w:val="00E1163D"/>
    <w:rsid w:val="00E16383"/>
    <w:rsid w:val="00E1723F"/>
    <w:rsid w:val="00E21464"/>
    <w:rsid w:val="00E2292B"/>
    <w:rsid w:val="00E2298A"/>
    <w:rsid w:val="00E22D98"/>
    <w:rsid w:val="00E3092C"/>
    <w:rsid w:val="00E30E95"/>
    <w:rsid w:val="00E31605"/>
    <w:rsid w:val="00E31780"/>
    <w:rsid w:val="00E31FAD"/>
    <w:rsid w:val="00E32AA7"/>
    <w:rsid w:val="00E33550"/>
    <w:rsid w:val="00E34F94"/>
    <w:rsid w:val="00E36A29"/>
    <w:rsid w:val="00E37A74"/>
    <w:rsid w:val="00E4022A"/>
    <w:rsid w:val="00E40F64"/>
    <w:rsid w:val="00E41B26"/>
    <w:rsid w:val="00E4629A"/>
    <w:rsid w:val="00E46D4B"/>
    <w:rsid w:val="00E47E89"/>
    <w:rsid w:val="00E509CB"/>
    <w:rsid w:val="00E50C48"/>
    <w:rsid w:val="00E527E3"/>
    <w:rsid w:val="00E54912"/>
    <w:rsid w:val="00E5672D"/>
    <w:rsid w:val="00E57743"/>
    <w:rsid w:val="00E57937"/>
    <w:rsid w:val="00E57FFE"/>
    <w:rsid w:val="00E608C5"/>
    <w:rsid w:val="00E71E37"/>
    <w:rsid w:val="00E72A9B"/>
    <w:rsid w:val="00E762B1"/>
    <w:rsid w:val="00E77B2F"/>
    <w:rsid w:val="00E80A52"/>
    <w:rsid w:val="00E8117F"/>
    <w:rsid w:val="00E820DF"/>
    <w:rsid w:val="00E83AC0"/>
    <w:rsid w:val="00E857F5"/>
    <w:rsid w:val="00E85BA6"/>
    <w:rsid w:val="00E87962"/>
    <w:rsid w:val="00E92D26"/>
    <w:rsid w:val="00E9314D"/>
    <w:rsid w:val="00E93594"/>
    <w:rsid w:val="00E936F6"/>
    <w:rsid w:val="00E93F25"/>
    <w:rsid w:val="00E94D5B"/>
    <w:rsid w:val="00E9546B"/>
    <w:rsid w:val="00E963F7"/>
    <w:rsid w:val="00E96E74"/>
    <w:rsid w:val="00EA3039"/>
    <w:rsid w:val="00EB04D9"/>
    <w:rsid w:val="00EB17BE"/>
    <w:rsid w:val="00EB5404"/>
    <w:rsid w:val="00EB6A3D"/>
    <w:rsid w:val="00ED1725"/>
    <w:rsid w:val="00ED18E8"/>
    <w:rsid w:val="00ED2824"/>
    <w:rsid w:val="00ED2BBD"/>
    <w:rsid w:val="00ED40F0"/>
    <w:rsid w:val="00ED4201"/>
    <w:rsid w:val="00EE01A6"/>
    <w:rsid w:val="00EE5662"/>
    <w:rsid w:val="00EE5D36"/>
    <w:rsid w:val="00EF0C0E"/>
    <w:rsid w:val="00EF0C7C"/>
    <w:rsid w:val="00EF0E05"/>
    <w:rsid w:val="00EF3FDD"/>
    <w:rsid w:val="00EF4677"/>
    <w:rsid w:val="00EF53EF"/>
    <w:rsid w:val="00EF55F1"/>
    <w:rsid w:val="00EF593E"/>
    <w:rsid w:val="00EF5DC9"/>
    <w:rsid w:val="00F0065E"/>
    <w:rsid w:val="00F00863"/>
    <w:rsid w:val="00F00B52"/>
    <w:rsid w:val="00F01337"/>
    <w:rsid w:val="00F020F8"/>
    <w:rsid w:val="00F0538B"/>
    <w:rsid w:val="00F05941"/>
    <w:rsid w:val="00F06852"/>
    <w:rsid w:val="00F11021"/>
    <w:rsid w:val="00F121BC"/>
    <w:rsid w:val="00F12845"/>
    <w:rsid w:val="00F14B51"/>
    <w:rsid w:val="00F14C3B"/>
    <w:rsid w:val="00F15C13"/>
    <w:rsid w:val="00F16172"/>
    <w:rsid w:val="00F16479"/>
    <w:rsid w:val="00F16F7D"/>
    <w:rsid w:val="00F17724"/>
    <w:rsid w:val="00F17811"/>
    <w:rsid w:val="00F2095D"/>
    <w:rsid w:val="00F21C0C"/>
    <w:rsid w:val="00F21FFE"/>
    <w:rsid w:val="00F2306C"/>
    <w:rsid w:val="00F25CF3"/>
    <w:rsid w:val="00F26924"/>
    <w:rsid w:val="00F26F8B"/>
    <w:rsid w:val="00F3011E"/>
    <w:rsid w:val="00F321D4"/>
    <w:rsid w:val="00F328DB"/>
    <w:rsid w:val="00F404F3"/>
    <w:rsid w:val="00F4124B"/>
    <w:rsid w:val="00F41421"/>
    <w:rsid w:val="00F42A8D"/>
    <w:rsid w:val="00F45CB5"/>
    <w:rsid w:val="00F47494"/>
    <w:rsid w:val="00F517FF"/>
    <w:rsid w:val="00F51F2E"/>
    <w:rsid w:val="00F54AB3"/>
    <w:rsid w:val="00F5537A"/>
    <w:rsid w:val="00F5543A"/>
    <w:rsid w:val="00F55FDC"/>
    <w:rsid w:val="00F56744"/>
    <w:rsid w:val="00F56FED"/>
    <w:rsid w:val="00F574D6"/>
    <w:rsid w:val="00F6009A"/>
    <w:rsid w:val="00F646D6"/>
    <w:rsid w:val="00F6599C"/>
    <w:rsid w:val="00F66804"/>
    <w:rsid w:val="00F67266"/>
    <w:rsid w:val="00F7118E"/>
    <w:rsid w:val="00F73BB3"/>
    <w:rsid w:val="00F73C3E"/>
    <w:rsid w:val="00F74DCA"/>
    <w:rsid w:val="00F77648"/>
    <w:rsid w:val="00F77F3E"/>
    <w:rsid w:val="00F80E53"/>
    <w:rsid w:val="00F81E80"/>
    <w:rsid w:val="00F8296A"/>
    <w:rsid w:val="00F8572A"/>
    <w:rsid w:val="00F878F4"/>
    <w:rsid w:val="00F87CE8"/>
    <w:rsid w:val="00F9064E"/>
    <w:rsid w:val="00F93052"/>
    <w:rsid w:val="00F9378A"/>
    <w:rsid w:val="00F949F8"/>
    <w:rsid w:val="00F94AED"/>
    <w:rsid w:val="00FA0CA3"/>
    <w:rsid w:val="00FA146A"/>
    <w:rsid w:val="00FA35A0"/>
    <w:rsid w:val="00FA4AB3"/>
    <w:rsid w:val="00FA7B1C"/>
    <w:rsid w:val="00FA7B5E"/>
    <w:rsid w:val="00FB25E5"/>
    <w:rsid w:val="00FB2648"/>
    <w:rsid w:val="00FB47B9"/>
    <w:rsid w:val="00FB589F"/>
    <w:rsid w:val="00FB6295"/>
    <w:rsid w:val="00FC012C"/>
    <w:rsid w:val="00FC1B6F"/>
    <w:rsid w:val="00FC29C3"/>
    <w:rsid w:val="00FC4199"/>
    <w:rsid w:val="00FC4FFF"/>
    <w:rsid w:val="00FC6216"/>
    <w:rsid w:val="00FC7CA0"/>
    <w:rsid w:val="00FD006A"/>
    <w:rsid w:val="00FD091E"/>
    <w:rsid w:val="00FD3D67"/>
    <w:rsid w:val="00FD46F9"/>
    <w:rsid w:val="00FD6054"/>
    <w:rsid w:val="00FE255A"/>
    <w:rsid w:val="00FE4D70"/>
    <w:rsid w:val="00FE67D8"/>
    <w:rsid w:val="00FF0153"/>
    <w:rsid w:val="00FF07F6"/>
    <w:rsid w:val="00FF21EE"/>
    <w:rsid w:val="00FF2FCF"/>
    <w:rsid w:val="0160084E"/>
    <w:rsid w:val="01FF0067"/>
    <w:rsid w:val="038D6B5C"/>
    <w:rsid w:val="040E6340"/>
    <w:rsid w:val="04503042"/>
    <w:rsid w:val="04766146"/>
    <w:rsid w:val="06B259C3"/>
    <w:rsid w:val="06BF7DC5"/>
    <w:rsid w:val="06D849E3"/>
    <w:rsid w:val="07666493"/>
    <w:rsid w:val="07FF4EC7"/>
    <w:rsid w:val="091E26BA"/>
    <w:rsid w:val="09D73678"/>
    <w:rsid w:val="0A2166A1"/>
    <w:rsid w:val="0B8D66E4"/>
    <w:rsid w:val="0B9FBDBE"/>
    <w:rsid w:val="0C22507E"/>
    <w:rsid w:val="0C6B6869"/>
    <w:rsid w:val="0DD16F1A"/>
    <w:rsid w:val="0F3750A8"/>
    <w:rsid w:val="0FBD50BE"/>
    <w:rsid w:val="0FF46D31"/>
    <w:rsid w:val="108005C5"/>
    <w:rsid w:val="11F35B37"/>
    <w:rsid w:val="1232711B"/>
    <w:rsid w:val="12B0324E"/>
    <w:rsid w:val="13573133"/>
    <w:rsid w:val="13DF140A"/>
    <w:rsid w:val="144B0EEA"/>
    <w:rsid w:val="14A23773"/>
    <w:rsid w:val="1546345F"/>
    <w:rsid w:val="15A718D7"/>
    <w:rsid w:val="15DC6EC2"/>
    <w:rsid w:val="15FC6940"/>
    <w:rsid w:val="164B6F7F"/>
    <w:rsid w:val="17614581"/>
    <w:rsid w:val="17684F2B"/>
    <w:rsid w:val="18581E27"/>
    <w:rsid w:val="18770500"/>
    <w:rsid w:val="18DC65B5"/>
    <w:rsid w:val="18DF60A5"/>
    <w:rsid w:val="19205339"/>
    <w:rsid w:val="19466124"/>
    <w:rsid w:val="1A1E49AB"/>
    <w:rsid w:val="1A654388"/>
    <w:rsid w:val="1AE37CF5"/>
    <w:rsid w:val="1AE94FBE"/>
    <w:rsid w:val="1B697EA8"/>
    <w:rsid w:val="1BD17F27"/>
    <w:rsid w:val="1C24274C"/>
    <w:rsid w:val="1CE3154E"/>
    <w:rsid w:val="1D3373B5"/>
    <w:rsid w:val="1D721295"/>
    <w:rsid w:val="1DB418AE"/>
    <w:rsid w:val="1DC73477"/>
    <w:rsid w:val="1E5866DD"/>
    <w:rsid w:val="1F342EA2"/>
    <w:rsid w:val="1F83778A"/>
    <w:rsid w:val="200D34F7"/>
    <w:rsid w:val="20C20786"/>
    <w:rsid w:val="23240EFB"/>
    <w:rsid w:val="24630E53"/>
    <w:rsid w:val="24BB2BE8"/>
    <w:rsid w:val="24CD76F9"/>
    <w:rsid w:val="24FF55C1"/>
    <w:rsid w:val="27FB23EF"/>
    <w:rsid w:val="286A6D1E"/>
    <w:rsid w:val="28CF1C92"/>
    <w:rsid w:val="28FE51CD"/>
    <w:rsid w:val="29334909"/>
    <w:rsid w:val="29D37A57"/>
    <w:rsid w:val="2AE15BDD"/>
    <w:rsid w:val="2B4D35A6"/>
    <w:rsid w:val="2B9D4260"/>
    <w:rsid w:val="2C0F23A5"/>
    <w:rsid w:val="2D2F4011"/>
    <w:rsid w:val="2D4C7C99"/>
    <w:rsid w:val="2DD218DC"/>
    <w:rsid w:val="2E440819"/>
    <w:rsid w:val="2EA01192"/>
    <w:rsid w:val="2FDC3DE2"/>
    <w:rsid w:val="31393110"/>
    <w:rsid w:val="317A4765"/>
    <w:rsid w:val="32543208"/>
    <w:rsid w:val="32AC094E"/>
    <w:rsid w:val="33323549"/>
    <w:rsid w:val="34C12DD7"/>
    <w:rsid w:val="34DA5C46"/>
    <w:rsid w:val="34ED1592"/>
    <w:rsid w:val="350559C3"/>
    <w:rsid w:val="35281A05"/>
    <w:rsid w:val="35AFECF6"/>
    <w:rsid w:val="3616791C"/>
    <w:rsid w:val="370C0184"/>
    <w:rsid w:val="371126B3"/>
    <w:rsid w:val="382B0567"/>
    <w:rsid w:val="38A722E3"/>
    <w:rsid w:val="39184F8F"/>
    <w:rsid w:val="39A7421E"/>
    <w:rsid w:val="39B20F40"/>
    <w:rsid w:val="39C40C73"/>
    <w:rsid w:val="3A384C1E"/>
    <w:rsid w:val="3A953E89"/>
    <w:rsid w:val="3AF85078"/>
    <w:rsid w:val="3B5F6EA5"/>
    <w:rsid w:val="3B732951"/>
    <w:rsid w:val="3BE23E1E"/>
    <w:rsid w:val="3D0F48FB"/>
    <w:rsid w:val="3D672041"/>
    <w:rsid w:val="3D7F41E2"/>
    <w:rsid w:val="3E217342"/>
    <w:rsid w:val="3E483C21"/>
    <w:rsid w:val="3F7ED7A3"/>
    <w:rsid w:val="3F874C1D"/>
    <w:rsid w:val="3FDF6807"/>
    <w:rsid w:val="3FF102E8"/>
    <w:rsid w:val="40384A94"/>
    <w:rsid w:val="405D5BC6"/>
    <w:rsid w:val="40863629"/>
    <w:rsid w:val="42E82786"/>
    <w:rsid w:val="44625310"/>
    <w:rsid w:val="447C669E"/>
    <w:rsid w:val="44891637"/>
    <w:rsid w:val="45C344D5"/>
    <w:rsid w:val="45E5342A"/>
    <w:rsid w:val="46552927"/>
    <w:rsid w:val="4723522B"/>
    <w:rsid w:val="47BF4041"/>
    <w:rsid w:val="47C35A08"/>
    <w:rsid w:val="48CD0D0E"/>
    <w:rsid w:val="4A190B67"/>
    <w:rsid w:val="4A4564A7"/>
    <w:rsid w:val="4AEF6159"/>
    <w:rsid w:val="4BB072A9"/>
    <w:rsid w:val="4C200D5D"/>
    <w:rsid w:val="4C6424CC"/>
    <w:rsid w:val="4C9155C6"/>
    <w:rsid w:val="4D897DB2"/>
    <w:rsid w:val="4E0E2C9E"/>
    <w:rsid w:val="4E386F08"/>
    <w:rsid w:val="4E56269C"/>
    <w:rsid w:val="4F563CC4"/>
    <w:rsid w:val="4F7D3946"/>
    <w:rsid w:val="50C20C5E"/>
    <w:rsid w:val="50CF7362"/>
    <w:rsid w:val="524A1AA5"/>
    <w:rsid w:val="52AF7AE1"/>
    <w:rsid w:val="52F537F4"/>
    <w:rsid w:val="53BC3593"/>
    <w:rsid w:val="54DB3685"/>
    <w:rsid w:val="56694C24"/>
    <w:rsid w:val="56D06A51"/>
    <w:rsid w:val="581C5C4E"/>
    <w:rsid w:val="590145FA"/>
    <w:rsid w:val="590D7AE9"/>
    <w:rsid w:val="5945572C"/>
    <w:rsid w:val="5A506D96"/>
    <w:rsid w:val="5A7D0F40"/>
    <w:rsid w:val="5ABA15AB"/>
    <w:rsid w:val="5AFA22EF"/>
    <w:rsid w:val="5BC76675"/>
    <w:rsid w:val="5C4E2AC8"/>
    <w:rsid w:val="5CBF559E"/>
    <w:rsid w:val="5D8365CC"/>
    <w:rsid w:val="5DE74DAC"/>
    <w:rsid w:val="5DF64FF0"/>
    <w:rsid w:val="5E6134A5"/>
    <w:rsid w:val="5EEA61D6"/>
    <w:rsid w:val="621C0ED4"/>
    <w:rsid w:val="631303F2"/>
    <w:rsid w:val="631E189E"/>
    <w:rsid w:val="666176C6"/>
    <w:rsid w:val="679A2E90"/>
    <w:rsid w:val="682B7F8C"/>
    <w:rsid w:val="69FF7522"/>
    <w:rsid w:val="6AE40ACC"/>
    <w:rsid w:val="6B2018FE"/>
    <w:rsid w:val="6B7539AB"/>
    <w:rsid w:val="6BEF431E"/>
    <w:rsid w:val="6DCF5E5C"/>
    <w:rsid w:val="6E001573"/>
    <w:rsid w:val="6E7B5550"/>
    <w:rsid w:val="6F745D74"/>
    <w:rsid w:val="6F9249AF"/>
    <w:rsid w:val="6FC0545D"/>
    <w:rsid w:val="707A385E"/>
    <w:rsid w:val="714814E7"/>
    <w:rsid w:val="716270CD"/>
    <w:rsid w:val="71AF12E6"/>
    <w:rsid w:val="72404BDD"/>
    <w:rsid w:val="726246F7"/>
    <w:rsid w:val="7294672D"/>
    <w:rsid w:val="729D3834"/>
    <w:rsid w:val="72EA3C8F"/>
    <w:rsid w:val="730D1C14"/>
    <w:rsid w:val="73A34E7A"/>
    <w:rsid w:val="748922C2"/>
    <w:rsid w:val="7509415A"/>
    <w:rsid w:val="75916DC3"/>
    <w:rsid w:val="76B4114C"/>
    <w:rsid w:val="776963DA"/>
    <w:rsid w:val="77DFCF47"/>
    <w:rsid w:val="77DFD8BF"/>
    <w:rsid w:val="799D236B"/>
    <w:rsid w:val="79DA3CB4"/>
    <w:rsid w:val="79E310D2"/>
    <w:rsid w:val="7A1940E8"/>
    <w:rsid w:val="7A3A405E"/>
    <w:rsid w:val="7B4C4049"/>
    <w:rsid w:val="7BCC6F38"/>
    <w:rsid w:val="7BFE6FB5"/>
    <w:rsid w:val="7C1F562B"/>
    <w:rsid w:val="7C2B0102"/>
    <w:rsid w:val="7C725D31"/>
    <w:rsid w:val="7CA8050D"/>
    <w:rsid w:val="7E751B09"/>
    <w:rsid w:val="7EC14D4E"/>
    <w:rsid w:val="7ECD724F"/>
    <w:rsid w:val="7FE52326"/>
    <w:rsid w:val="9EFF9127"/>
    <w:rsid w:val="9FBAACD4"/>
    <w:rsid w:val="B7CC4BD5"/>
    <w:rsid w:val="D0BAAB24"/>
    <w:rsid w:val="DDDC7110"/>
    <w:rsid w:val="DF7BEB9E"/>
    <w:rsid w:val="F57D9F42"/>
    <w:rsid w:val="F77FE068"/>
    <w:rsid w:val="FF8F171B"/>
    <w:rsid w:val="FFBF7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E929B"/>
  <w15:docId w15:val="{EDDD51A0-A8F2-457B-842C-3D805C01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nhideWhenUsed="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hidden/>
    <w:unhideWhenUsed/>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link w:val="20"/>
    <w:semiHidden/>
    <w:unhideWhenUsed/>
    <w:qFormat/>
    <w:rsid w:val="00F517F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4"/>
    <w:pPr>
      <w:jc w:val="left"/>
    </w:pPr>
  </w:style>
  <w:style w:type="paragraph" w:styleId="a4">
    <w:name w:val="footer"/>
    <w:basedOn w:val="a"/>
    <w:link w:val="40"/>
    <w:pPr>
      <w:tabs>
        <w:tab w:val="center" w:pos="4153"/>
        <w:tab w:val="right" w:pos="8306"/>
      </w:tabs>
      <w:snapToGrid w:val="0"/>
      <w:jc w:val="left"/>
    </w:pPr>
    <w:rPr>
      <w:sz w:val="18"/>
      <w:szCs w:val="18"/>
    </w:rPr>
  </w:style>
  <w:style w:type="paragraph" w:styleId="a5">
    <w:name w:val="header"/>
    <w:basedOn w:val="a"/>
    <w:link w:val="41"/>
    <w:pPr>
      <w:tabs>
        <w:tab w:val="center" w:pos="4153"/>
        <w:tab w:val="right" w:pos="8306"/>
      </w:tabs>
      <w:snapToGrid w:val="0"/>
      <w:jc w:val="center"/>
    </w:pPr>
    <w:rPr>
      <w:sz w:val="18"/>
      <w:szCs w:val="18"/>
    </w:rPr>
  </w:style>
  <w:style w:type="paragraph" w:styleId="a6">
    <w:name w:val="Normal (Web)"/>
    <w:basedOn w:val="a"/>
    <w:qFormat/>
    <w:pPr>
      <w:spacing w:beforeAutospacing="1" w:afterAutospacing="1"/>
      <w:jc w:val="left"/>
    </w:pPr>
    <w:rPr>
      <w:rFonts w:cs="Times New Roman"/>
      <w:kern w:val="0"/>
      <w:sz w:val="24"/>
    </w:rPr>
  </w:style>
  <w:style w:type="paragraph" w:styleId="a7">
    <w:name w:val="annotation subject"/>
    <w:basedOn w:val="a3"/>
    <w:next w:val="a3"/>
    <w:link w:val="42"/>
    <w:rPr>
      <w:b/>
      <w:bCs/>
    </w:rPr>
  </w:style>
  <w:style w:type="character" w:styleId="a8">
    <w:name w:val="Strong"/>
    <w:basedOn w:val="a0"/>
    <w:qFormat/>
    <w:rPr>
      <w:b/>
    </w:rPr>
  </w:style>
  <w:style w:type="character" w:styleId="a9">
    <w:name w:val="FollowedHyperlink"/>
    <w:basedOn w:val="a0"/>
    <w:rPr>
      <w:color w:val="7E1FAD" w:themeColor="followedHyperlink"/>
      <w:u w:val="single"/>
    </w:rPr>
  </w:style>
  <w:style w:type="character" w:styleId="aa">
    <w:name w:val="Hyperlink"/>
    <w:basedOn w:val="a0"/>
    <w:qFormat/>
    <w:rPr>
      <w:color w:val="0000FF"/>
      <w:u w:val="single"/>
    </w:rPr>
  </w:style>
  <w:style w:type="character" w:styleId="ab">
    <w:name w:val="annotation reference"/>
    <w:basedOn w:val="a0"/>
    <w:rPr>
      <w:sz w:val="21"/>
      <w:szCs w:val="21"/>
    </w:rPr>
  </w:style>
  <w:style w:type="table" w:customStyle="1" w:styleId="TableNormal1">
    <w:name w:val="Table Normal1"/>
    <w:uiPriority w:val="99"/>
    <w:semiHidden/>
    <w:unhideWhenUsed/>
    <w:tblPr>
      <w:tblCellMar>
        <w:top w:w="0" w:type="dxa"/>
        <w:left w:w="108" w:type="dxa"/>
        <w:bottom w:w="0" w:type="dxa"/>
        <w:right w:w="108" w:type="dxa"/>
      </w:tblCellMar>
    </w:tblPr>
  </w:style>
  <w:style w:type="character" w:customStyle="1" w:styleId="10">
    <w:name w:val="未处理的提及1"/>
    <w:basedOn w:val="a0"/>
    <w:uiPriority w:val="99"/>
    <w:semiHidden/>
    <w:unhideWhenUsed/>
    <w:rPr>
      <w:color w:val="605E5C"/>
      <w:shd w:val="clear" w:color="auto" w:fill="E1DFDD"/>
    </w:rPr>
  </w:style>
  <w:style w:type="character" w:customStyle="1" w:styleId="CommentReference1">
    <w:name w:val="Comment Reference1"/>
    <w:basedOn w:val="a0"/>
    <w:rPr>
      <w:sz w:val="21"/>
      <w:szCs w:val="21"/>
    </w:rPr>
  </w:style>
  <w:style w:type="paragraph" w:customStyle="1" w:styleId="11">
    <w:name w:val="修订1"/>
    <w:hidden/>
    <w:uiPriority w:val="99"/>
    <w:unhideWhenUsed/>
    <w:rPr>
      <w:rFonts w:asciiTheme="minorHAnsi" w:eastAsiaTheme="minorEastAsia" w:hAnsiTheme="minorHAnsi" w:cstheme="minorBidi"/>
      <w:kern w:val="2"/>
      <w:sz w:val="21"/>
      <w:szCs w:val="24"/>
    </w:rPr>
  </w:style>
  <w:style w:type="character" w:customStyle="1" w:styleId="ac">
    <w:name w:val="页眉 字符"/>
    <w:basedOn w:val="a0"/>
    <w:rPr>
      <w:rFonts w:asciiTheme="minorHAnsi" w:eastAsiaTheme="minorEastAsia" w:hAnsiTheme="minorHAnsi" w:cstheme="minorBidi"/>
      <w:kern w:val="2"/>
      <w:sz w:val="18"/>
      <w:szCs w:val="18"/>
    </w:rPr>
  </w:style>
  <w:style w:type="character" w:customStyle="1" w:styleId="ad">
    <w:name w:val="页脚 字符"/>
    <w:basedOn w:val="a0"/>
    <w:rPr>
      <w:rFonts w:asciiTheme="minorHAnsi" w:eastAsiaTheme="minorEastAsia" w:hAnsiTheme="minorHAnsi" w:cstheme="minorBidi"/>
      <w:kern w:val="2"/>
      <w:sz w:val="18"/>
      <w:szCs w:val="18"/>
    </w:rPr>
  </w:style>
  <w:style w:type="character" w:customStyle="1" w:styleId="ae">
    <w:name w:val="批注文字 字符"/>
    <w:basedOn w:val="a0"/>
    <w:rPr>
      <w:rFonts w:asciiTheme="minorHAnsi" w:eastAsiaTheme="minorEastAsia" w:hAnsiTheme="minorHAnsi" w:cstheme="minorBidi"/>
      <w:kern w:val="2"/>
      <w:sz w:val="21"/>
      <w:szCs w:val="24"/>
    </w:rPr>
  </w:style>
  <w:style w:type="character" w:customStyle="1" w:styleId="af">
    <w:name w:val="批注主题 字符"/>
    <w:basedOn w:val="ae"/>
    <w:rPr>
      <w:rFonts w:asciiTheme="minorHAnsi" w:eastAsiaTheme="minorEastAsia" w:hAnsiTheme="minorHAnsi" w:cstheme="minorBidi"/>
      <w:b/>
      <w:bCs/>
      <w:kern w:val="2"/>
      <w:sz w:val="21"/>
      <w:szCs w:val="24"/>
    </w:rPr>
  </w:style>
  <w:style w:type="character" w:customStyle="1" w:styleId="12">
    <w:name w:val="批注文字 字符1"/>
    <w:basedOn w:val="a0"/>
    <w:rPr>
      <w:rFonts w:asciiTheme="minorHAnsi" w:eastAsiaTheme="minorEastAsia" w:hAnsiTheme="minorHAnsi" w:cstheme="minorBidi"/>
      <w:kern w:val="2"/>
      <w:sz w:val="21"/>
      <w:szCs w:val="24"/>
    </w:rPr>
  </w:style>
  <w:style w:type="character" w:customStyle="1" w:styleId="13">
    <w:name w:val="页眉 字符1"/>
    <w:basedOn w:val="a0"/>
    <w:rPr>
      <w:rFonts w:asciiTheme="minorHAnsi" w:eastAsiaTheme="minorEastAsia" w:hAnsiTheme="minorHAnsi" w:cstheme="minorBidi"/>
      <w:kern w:val="2"/>
      <w:sz w:val="18"/>
      <w:szCs w:val="18"/>
    </w:rPr>
  </w:style>
  <w:style w:type="character" w:customStyle="1" w:styleId="14">
    <w:name w:val="页脚 字符1"/>
    <w:basedOn w:val="a0"/>
    <w:rPr>
      <w:rFonts w:asciiTheme="minorHAnsi" w:eastAsiaTheme="minorEastAsia" w:hAnsiTheme="minorHAnsi" w:cstheme="minorBidi"/>
      <w:kern w:val="2"/>
      <w:sz w:val="18"/>
      <w:szCs w:val="18"/>
    </w:rPr>
  </w:style>
  <w:style w:type="character" w:customStyle="1" w:styleId="15">
    <w:name w:val="批注主题 字符1"/>
    <w:basedOn w:val="12"/>
    <w:rPr>
      <w:rFonts w:asciiTheme="minorHAnsi" w:eastAsiaTheme="minorEastAsia" w:hAnsiTheme="minorHAnsi" w:cstheme="minorBidi"/>
      <w:b/>
      <w:bCs/>
      <w:kern w:val="2"/>
      <w:sz w:val="21"/>
      <w:szCs w:val="24"/>
    </w:rPr>
  </w:style>
  <w:style w:type="paragraph" w:customStyle="1" w:styleId="CommentText1">
    <w:name w:val="Comment Text1"/>
    <w:basedOn w:val="a"/>
    <w:link w:val="CommentTextChar"/>
    <w:pPr>
      <w:jc w:val="left"/>
    </w:pPr>
  </w:style>
  <w:style w:type="character" w:customStyle="1" w:styleId="CommentTextChar">
    <w:name w:val="Comment Text Char"/>
    <w:basedOn w:val="a0"/>
    <w:link w:val="CommentText1"/>
    <w:rPr>
      <w:rFonts w:asciiTheme="minorHAnsi" w:eastAsiaTheme="minorEastAsia" w:hAnsiTheme="minorHAnsi" w:cstheme="minorBidi"/>
      <w:kern w:val="2"/>
      <w:sz w:val="21"/>
      <w:szCs w:val="24"/>
    </w:rPr>
  </w:style>
  <w:style w:type="character" w:customStyle="1" w:styleId="CommentReference2">
    <w:name w:val="Comment Reference2"/>
    <w:basedOn w:val="a0"/>
    <w:rPr>
      <w:sz w:val="21"/>
      <w:szCs w:val="21"/>
    </w:rPr>
  </w:style>
  <w:style w:type="paragraph" w:customStyle="1" w:styleId="CommentSubject1">
    <w:name w:val="Comment Subject1"/>
    <w:basedOn w:val="CommentText1"/>
    <w:next w:val="CommentText1"/>
    <w:link w:val="CommentSubjectChar"/>
    <w:rPr>
      <w:b/>
      <w:bCs/>
    </w:rPr>
  </w:style>
  <w:style w:type="character" w:customStyle="1" w:styleId="CommentSubjectChar">
    <w:name w:val="Comment Subject Char"/>
    <w:basedOn w:val="CommentTextChar"/>
    <w:link w:val="CommentSubject1"/>
    <w:rPr>
      <w:rFonts w:asciiTheme="minorHAnsi" w:eastAsiaTheme="minorEastAsia" w:hAnsiTheme="minorHAnsi" w:cstheme="minorBidi"/>
      <w:b/>
      <w:bCs/>
      <w:kern w:val="2"/>
      <w:sz w:val="21"/>
      <w:szCs w:val="24"/>
    </w:rPr>
  </w:style>
  <w:style w:type="character" w:customStyle="1" w:styleId="CommentReference21">
    <w:name w:val="Comment Reference21"/>
    <w:basedOn w:val="a0"/>
    <w:rPr>
      <w:sz w:val="21"/>
      <w:szCs w:val="21"/>
    </w:rPr>
  </w:style>
  <w:style w:type="character" w:customStyle="1" w:styleId="21">
    <w:name w:val="未处理的提及2"/>
    <w:basedOn w:val="a0"/>
    <w:uiPriority w:val="99"/>
    <w:semiHidden/>
    <w:unhideWhenUsed/>
    <w:rPr>
      <w:color w:val="605E5C"/>
      <w:shd w:val="clear" w:color="auto" w:fill="E1DFDD"/>
    </w:rPr>
  </w:style>
  <w:style w:type="paragraph" w:customStyle="1" w:styleId="22">
    <w:name w:val="修订2"/>
    <w:hidden/>
    <w:uiPriority w:val="99"/>
    <w:unhideWhenUsed/>
    <w:rPr>
      <w:rFonts w:asciiTheme="minorHAnsi" w:eastAsiaTheme="minorEastAsia" w:hAnsiTheme="minorHAnsi" w:cstheme="minorBidi"/>
      <w:kern w:val="2"/>
      <w:sz w:val="21"/>
      <w:szCs w:val="24"/>
    </w:rPr>
  </w:style>
  <w:style w:type="character" w:customStyle="1" w:styleId="23">
    <w:name w:val="页眉 字符2"/>
    <w:basedOn w:val="a0"/>
    <w:rPr>
      <w:rFonts w:asciiTheme="minorHAnsi" w:eastAsiaTheme="minorEastAsia" w:hAnsiTheme="minorHAnsi" w:cstheme="minorBidi"/>
      <w:kern w:val="2"/>
      <w:sz w:val="18"/>
      <w:szCs w:val="18"/>
    </w:rPr>
  </w:style>
  <w:style w:type="character" w:customStyle="1" w:styleId="24">
    <w:name w:val="页脚 字符2"/>
    <w:basedOn w:val="a0"/>
    <w:rPr>
      <w:rFonts w:asciiTheme="minorHAnsi" w:eastAsiaTheme="minorEastAsia" w:hAnsiTheme="minorHAnsi" w:cstheme="minorBidi"/>
      <w:kern w:val="2"/>
      <w:sz w:val="18"/>
      <w:szCs w:val="18"/>
    </w:rPr>
  </w:style>
  <w:style w:type="character" w:customStyle="1" w:styleId="25">
    <w:name w:val="批注文字 字符2"/>
    <w:basedOn w:val="a0"/>
    <w:rPr>
      <w:rFonts w:asciiTheme="minorHAnsi" w:eastAsiaTheme="minorEastAsia" w:hAnsiTheme="minorHAnsi" w:cstheme="minorBidi"/>
      <w:kern w:val="2"/>
      <w:sz w:val="21"/>
      <w:szCs w:val="24"/>
    </w:rPr>
  </w:style>
  <w:style w:type="character" w:customStyle="1" w:styleId="26">
    <w:name w:val="批注主题 字符2"/>
    <w:basedOn w:val="25"/>
    <w:rPr>
      <w:rFonts w:asciiTheme="minorHAnsi" w:eastAsiaTheme="minorEastAsia" w:hAnsiTheme="minorHAnsi" w:cstheme="minorBidi"/>
      <w:b/>
      <w:bCs/>
      <w:kern w:val="2"/>
      <w:sz w:val="21"/>
      <w:szCs w:val="24"/>
    </w:rPr>
  </w:style>
  <w:style w:type="paragraph" w:customStyle="1" w:styleId="Style34">
    <w:name w:val="_Style 34"/>
    <w:next w:val="22"/>
    <w:link w:val="FooterChar"/>
    <w:unhideWhenUsed/>
    <w:rPr>
      <w:rFonts w:asciiTheme="minorHAnsi" w:eastAsiaTheme="minorEastAsia" w:hAnsiTheme="minorHAnsi" w:cstheme="minorBidi"/>
      <w:kern w:val="2"/>
      <w:sz w:val="18"/>
      <w:szCs w:val="18"/>
    </w:rPr>
  </w:style>
  <w:style w:type="character" w:customStyle="1" w:styleId="HeaderChar">
    <w:name w:val="Header Char"/>
    <w:basedOn w:val="a0"/>
    <w:rPr>
      <w:rFonts w:asciiTheme="minorHAnsi" w:eastAsiaTheme="minorEastAsia" w:hAnsiTheme="minorHAnsi" w:cstheme="minorBidi"/>
      <w:kern w:val="2"/>
      <w:sz w:val="18"/>
      <w:szCs w:val="18"/>
    </w:rPr>
  </w:style>
  <w:style w:type="character" w:customStyle="1" w:styleId="FooterChar">
    <w:name w:val="Footer Char"/>
    <w:basedOn w:val="a0"/>
    <w:link w:val="Style34"/>
    <w:rPr>
      <w:rFonts w:asciiTheme="minorHAnsi" w:eastAsiaTheme="minorEastAsia" w:hAnsiTheme="minorHAnsi" w:cstheme="minorBidi"/>
      <w:kern w:val="2"/>
      <w:sz w:val="18"/>
      <w:szCs w:val="18"/>
    </w:rPr>
  </w:style>
  <w:style w:type="character" w:customStyle="1" w:styleId="3">
    <w:name w:val="页眉 字符3"/>
    <w:basedOn w:val="a0"/>
    <w:rPr>
      <w:rFonts w:asciiTheme="minorHAnsi" w:eastAsiaTheme="minorEastAsia" w:hAnsiTheme="minorHAnsi" w:cstheme="minorBidi"/>
      <w:kern w:val="2"/>
      <w:sz w:val="21"/>
      <w:szCs w:val="24"/>
    </w:rPr>
  </w:style>
  <w:style w:type="character" w:customStyle="1" w:styleId="30">
    <w:name w:val="页脚 字符3"/>
    <w:basedOn w:val="a0"/>
    <w:rPr>
      <w:rFonts w:asciiTheme="minorHAnsi" w:eastAsiaTheme="minorEastAsia" w:hAnsiTheme="minorHAnsi" w:cstheme="minorBidi"/>
      <w:kern w:val="2"/>
      <w:sz w:val="21"/>
      <w:szCs w:val="24"/>
    </w:rPr>
  </w:style>
  <w:style w:type="character" w:customStyle="1" w:styleId="31">
    <w:name w:val="批注文字 字符3"/>
    <w:basedOn w:val="a0"/>
    <w:rPr>
      <w:rFonts w:asciiTheme="minorHAnsi" w:eastAsiaTheme="minorEastAsia" w:hAnsiTheme="minorHAnsi" w:cstheme="minorBidi"/>
      <w:kern w:val="2"/>
      <w:sz w:val="21"/>
      <w:szCs w:val="24"/>
    </w:rPr>
  </w:style>
  <w:style w:type="character" w:customStyle="1" w:styleId="32">
    <w:name w:val="批注主题 字符3"/>
    <w:basedOn w:val="31"/>
    <w:rPr>
      <w:rFonts w:asciiTheme="minorHAnsi" w:eastAsiaTheme="minorEastAsia" w:hAnsiTheme="minorHAnsi" w:cstheme="minorBidi"/>
      <w:b/>
      <w:bCs/>
      <w:kern w:val="2"/>
      <w:sz w:val="21"/>
      <w:szCs w:val="24"/>
    </w:rPr>
  </w:style>
  <w:style w:type="character" w:customStyle="1" w:styleId="41">
    <w:name w:val="页眉 字符4"/>
    <w:basedOn w:val="a0"/>
    <w:link w:val="a5"/>
    <w:rPr>
      <w:rFonts w:asciiTheme="minorHAnsi" w:eastAsiaTheme="minorEastAsia" w:hAnsiTheme="minorHAnsi" w:cstheme="minorBidi"/>
      <w:kern w:val="2"/>
      <w:sz w:val="18"/>
      <w:szCs w:val="18"/>
    </w:rPr>
  </w:style>
  <w:style w:type="character" w:customStyle="1" w:styleId="40">
    <w:name w:val="页脚 字符4"/>
    <w:basedOn w:val="a0"/>
    <w:link w:val="a4"/>
    <w:rPr>
      <w:rFonts w:asciiTheme="minorHAnsi" w:eastAsiaTheme="minorEastAsia" w:hAnsiTheme="minorHAnsi" w:cstheme="minorBidi"/>
      <w:kern w:val="2"/>
      <w:sz w:val="18"/>
      <w:szCs w:val="18"/>
    </w:rPr>
  </w:style>
  <w:style w:type="character" w:customStyle="1" w:styleId="4">
    <w:name w:val="批注文字 字符4"/>
    <w:basedOn w:val="a0"/>
    <w:link w:val="a3"/>
    <w:rPr>
      <w:rFonts w:asciiTheme="minorHAnsi" w:eastAsiaTheme="minorEastAsia" w:hAnsiTheme="minorHAnsi" w:cstheme="minorBidi"/>
      <w:kern w:val="2"/>
      <w:sz w:val="21"/>
      <w:szCs w:val="24"/>
    </w:rPr>
  </w:style>
  <w:style w:type="character" w:customStyle="1" w:styleId="42">
    <w:name w:val="批注主题 字符4"/>
    <w:basedOn w:val="4"/>
    <w:link w:val="a7"/>
    <w:rPr>
      <w:rFonts w:asciiTheme="minorHAnsi" w:eastAsiaTheme="minorEastAsia" w:hAnsiTheme="minorHAnsi" w:cstheme="minorBidi"/>
      <w:b/>
      <w:bCs/>
      <w:kern w:val="2"/>
      <w:sz w:val="21"/>
      <w:szCs w:val="24"/>
    </w:rPr>
  </w:style>
  <w:style w:type="character" w:customStyle="1" w:styleId="33">
    <w:name w:val="未处理的提及3"/>
    <w:basedOn w:val="a0"/>
    <w:uiPriority w:val="99"/>
    <w:semiHidden/>
    <w:unhideWhenUsed/>
    <w:rPr>
      <w:color w:val="605E5C"/>
      <w:shd w:val="clear" w:color="auto" w:fill="E1DFDD"/>
    </w:rPr>
  </w:style>
  <w:style w:type="paragraph" w:customStyle="1" w:styleId="34">
    <w:name w:val="修订3"/>
    <w:hidden/>
    <w:uiPriority w:val="99"/>
    <w:unhideWhenUsed/>
    <w:rPr>
      <w:rFonts w:asciiTheme="minorHAnsi" w:eastAsiaTheme="minorEastAsia" w:hAnsiTheme="minorHAnsi" w:cstheme="minorBidi"/>
      <w:kern w:val="2"/>
      <w:sz w:val="21"/>
      <w:szCs w:val="24"/>
    </w:rPr>
  </w:style>
  <w:style w:type="paragraph" w:customStyle="1" w:styleId="43">
    <w:name w:val="修订4"/>
    <w:hidden/>
    <w:uiPriority w:val="99"/>
    <w:unhideWhenUsed/>
    <w:rPr>
      <w:rFonts w:asciiTheme="minorHAnsi" w:eastAsiaTheme="minorEastAsia" w:hAnsiTheme="minorHAnsi" w:cstheme="minorBidi"/>
      <w:kern w:val="2"/>
      <w:sz w:val="21"/>
      <w:szCs w:val="24"/>
    </w:rPr>
  </w:style>
  <w:style w:type="character" w:styleId="af0">
    <w:name w:val="Unresolved Mention"/>
    <w:basedOn w:val="a0"/>
    <w:uiPriority w:val="99"/>
    <w:semiHidden/>
    <w:unhideWhenUsed/>
    <w:rsid w:val="00024D3A"/>
    <w:rPr>
      <w:color w:val="605E5C"/>
      <w:shd w:val="clear" w:color="auto" w:fill="E1DFDD"/>
    </w:rPr>
  </w:style>
  <w:style w:type="paragraph" w:styleId="af1">
    <w:name w:val="Revision"/>
    <w:hidden/>
    <w:uiPriority w:val="99"/>
    <w:unhideWhenUsed/>
    <w:rsid w:val="00E85BA6"/>
    <w:rPr>
      <w:rFonts w:asciiTheme="minorHAnsi" w:eastAsiaTheme="minorEastAsia" w:hAnsiTheme="minorHAnsi" w:cstheme="minorBidi"/>
      <w:kern w:val="2"/>
      <w:sz w:val="21"/>
      <w:szCs w:val="24"/>
    </w:rPr>
  </w:style>
  <w:style w:type="character" w:customStyle="1" w:styleId="20">
    <w:name w:val="标题 2 字符"/>
    <w:basedOn w:val="a0"/>
    <w:link w:val="2"/>
    <w:semiHidden/>
    <w:rsid w:val="00F517FF"/>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p.weixin.qq.com/s/DYvEV2T4cIvyOfAfRXn6Rw" TargetMode="External"/><Relationship Id="rId13" Type="http://schemas.openxmlformats.org/officeDocument/2006/relationships/hyperlink" Target="https://mp.weixin.qq.com/s/42ZMvFbkLimP1qrydT_2Z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p.weixin.qq.com/s/5wddRy9xbsUKe4JHBUCL1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weixin.qq.com/s/5y-Xyh10E4HK8WBoog-E_w"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mp.weixin.qq.com/s/9iaRXYRvtJZdWCU9lah27A" TargetMode="External"/><Relationship Id="rId4" Type="http://schemas.openxmlformats.org/officeDocument/2006/relationships/settings" Target="settings.xml"/><Relationship Id="rId9" Type="http://schemas.openxmlformats.org/officeDocument/2006/relationships/hyperlink" Target="https://mp.weixin.qq.com/s/lrjZs-xMSjNRDrggrfds_Q" TargetMode="Externa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actReview xmlns="http://schemas.wps.cn/vas-ai-hub/contract-review">
  <reviewItems>
    <reviewItem>
      <errorID>25883cec-add8-4e02-b4d7-b36782bec532</errorID>
      <errorWord>|</errorWord>
      <group>L1_Format</group>
      <groupName>格式问题</groupName>
      <ability>L2_HalfPunc</ability>
      <abilityName>全半角检查</abilityName>
      <candidateList>
        <item>｜</item>
      </candidateList>
      <explain>文本全半角错误。</explain>
      <paraID>771C4AE5</paraID>
      <start>9</start>
      <end>10</end>
      <status>ignored</status>
      <modifiedWord/>
      <trackRevisions>false</trackRevisions>
    </reviewItem>
    <reviewItem>
      <errorID>7f971b05-2002-4ff4-b3a4-acec88aaee90</errorID>
      <errorWord>&gt;&gt;</errorWord>
      <group>L1_Punc</group>
      <groupName>标点问题</groupName>
      <ability>L2_Punc</ability>
      <abilityName>标点符号检查</abilityName>
      <candidateList>
        <item>&gt;</item>
      </candidateList>
      <explain/>
      <paraID> 4BC9173</paraID>
      <start>108</start>
      <end>110</end>
      <status>ignored</status>
      <modifiedWord/>
      <trackRevisions>false</trackRevisions>
    </reviewItem>
    <reviewItem>
      <errorID>b8c6bd87-0fc2-4ab1-ae67-d4afddcbecd4</errorID>
      <errorWord>&gt;&gt;</errorWord>
      <group>L1_Punc</group>
      <groupName>标点问题</groupName>
      <ability>L2_Punc</ability>
      <abilityName>标点符号检查</abilityName>
      <candidateList>
        <item>&gt;</item>
      </candidateList>
      <explain/>
      <paraID>6BD23CC1</paraID>
      <start>149</start>
      <end>151</end>
      <status>ignored</status>
      <modifiedWord/>
      <trackRevisions>false</trackRevisions>
    </reviewItem>
    <reviewItem>
      <errorID>c48ef2c5-8b28-40ff-9cf8-01ff35c33d87</errorID>
      <errorWord>&gt;&gt;</errorWord>
      <group>L1_Punc</group>
      <groupName>标点问题</groupName>
      <ability>L2_Punc</ability>
      <abilityName>标点符号检查</abilityName>
      <candidateList>
        <item>&gt;</item>
      </candidateList>
      <explain/>
      <paraID>4FBFEF48</paraID>
      <start>223</start>
      <end>225</end>
      <status>ignored</status>
      <modifiedWord/>
      <trackRevisions>false</trackRevisions>
    </reviewItem>
    <reviewItem>
      <errorID>e560a290-7993-4c0d-aaf7-a6806098cdf5</errorID>
      <errorWord>&gt;&gt;</errorWord>
      <group>L1_Punc</group>
      <groupName>标点问题</groupName>
      <ability>L2_Punc</ability>
      <abilityName>标点符号检查</abilityName>
      <candidateList>
        <item>&gt;</item>
      </candidateList>
      <explain/>
      <paraID>6340C1F0</paraID>
      <start>150</start>
      <end>152</end>
      <status>ignored</status>
      <modifiedWord/>
      <trackRevisions>false</trackRevisions>
    </reviewItem>
    <reviewItem>
      <errorID>b16f6247-714c-4e05-896b-daf9d576cd06</errorID>
      <errorWord>&gt;&gt;</errorWord>
      <group>L1_Punc</group>
      <groupName>标点问题</groupName>
      <ability>L2_Punc</ability>
      <abilityName>标点符号检查</abilityName>
      <candidateList>
        <item>&gt;</item>
      </candidateList>
      <explain/>
      <paraID> 5E99B72</paraID>
      <start>149</start>
      <end>151</end>
      <status>ignored</status>
      <modifiedWord/>
      <trackRevisions>false</trackRevisions>
    </reviewItem>
    <reviewItem>
      <errorID>7ba03692-d800-4dbc-8277-434449e0ed19</errorID>
      <errorWord>&gt;&gt;</errorWord>
      <group>L1_Punc</group>
      <groupName>标点问题</groupName>
      <ability>L2_Punc</ability>
      <abilityName>标点符号检查</abilityName>
      <candidateList>
        <item>&gt;</item>
      </candidateList>
      <explain/>
      <paraID>2A7E9071</paraID>
      <start>188</start>
      <end>190</end>
      <status>ignored</status>
      <modifiedWord/>
      <trackRevisions>false</trackRevisions>
    </reviewItem>
    <reviewItem>
      <errorID>bb922f21-1358-426a-8de1-64a4549691f0</errorID>
      <errorWord>&gt;&gt;</errorWord>
      <group>L1_Punc</group>
      <groupName>标点问题</groupName>
      <ability>L2_Punc</ability>
      <abilityName>标点符号检查</abilityName>
      <candidateList>
        <item>&gt;</item>
      </candidateList>
      <explain/>
      <paraID>7F78FCC7</paraID>
      <start>117</start>
      <end>119</end>
      <status>ignored</status>
      <modifiedWord/>
      <trackRevisions>false</trackRevisions>
    </reviewItem>
  </reviewItems>
  <config/>
</contractReview>
</file>

<file path=customXml/itemProps1.xml><?xml version="1.0" encoding="utf-8"?>
<ds:datastoreItem xmlns:ds="http://schemas.openxmlformats.org/officeDocument/2006/customXml" ds:itemID="{646EDF1A-1E49-43B1-9981-135DF5A9CE1F}">
  <ds:schemaRefs>
    <ds:schemaRef ds:uri="http://schemas.openxmlformats.org/officeDocument/2006/bibliography"/>
  </ds:schemaRefs>
</ds:datastoreItem>
</file>

<file path=customXml/itemProps2.xml><?xml version="1.0" encoding="utf-8"?>
<ds:datastoreItem xmlns:ds="http://schemas.openxmlformats.org/officeDocument/2006/customXml" ds:itemID="{DA8CFC02-3D96-4DD9-A995-4B63E7D6E292}">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陶秋雨</dc:creator>
  <cp:lastModifiedBy>尹宇</cp:lastModifiedBy>
  <cp:revision>4</cp:revision>
  <dcterms:created xsi:type="dcterms:W3CDTF">2026-09-10T10:13:00Z</dcterms:created>
  <dcterms:modified xsi:type="dcterms:W3CDTF">2026-09-12T12:47:00Z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CB78EDBA0D974C06B5A5B0B07BAA0D04_13</vt:lpwstr>
  </property>
  <property fmtid="{D5CDD505-2E9C-101B-9397-08002B2CF9AE}" pid="4" name="KSOTemplateDocerSaveRecord">
    <vt:lpwstr>eyJoZGlkIjoiMzgxZmE0MzJkYjIxZWY4MjZlOTg3ZjJhZjQxNjcyNzAiLCJ1c2VySWQiOiI4MjY4OTA2MDQifQ==</vt:lpwstr>
  </property>
</Properties>
</file>